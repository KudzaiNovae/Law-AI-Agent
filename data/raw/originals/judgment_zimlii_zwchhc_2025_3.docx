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C3BE" w14:textId="7199FFC4" w:rsidR="00C775AF" w:rsidRDefault="003A0B3F"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CHIPO DYANDA</w:t>
      </w:r>
    </w:p>
    <w:p w14:paraId="500D16D4" w14:textId="1841DDDE" w:rsidR="007E0138" w:rsidRDefault="003A0B3F"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And</w:t>
      </w:r>
    </w:p>
    <w:p w14:paraId="11D2E482" w14:textId="0B3C40CF" w:rsidR="00360375" w:rsidRDefault="003A0B3F"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ZVIMBA RURAL DISTRICT COUNCIL</w:t>
      </w:r>
    </w:p>
    <w:p w14:paraId="0EE311BD" w14:textId="382C34C9" w:rsidR="003E4B4A" w:rsidRDefault="003E4B4A" w:rsidP="003E4B4A">
      <w:pPr>
        <w:spacing w:line="240" w:lineRule="auto"/>
        <w:contextualSpacing/>
        <w:rPr>
          <w:rFonts w:ascii="Times New Roman" w:hAnsi="Times New Roman" w:cs="Times New Roman"/>
          <w:sz w:val="24"/>
          <w:szCs w:val="24"/>
          <w:lang w:val="en-US"/>
        </w:rPr>
      </w:pPr>
    </w:p>
    <w:p w14:paraId="53DBF1F6" w14:textId="77777777" w:rsidR="003E4B4A" w:rsidRDefault="003E4B4A" w:rsidP="003E4B4A">
      <w:pPr>
        <w:spacing w:line="240" w:lineRule="auto"/>
        <w:contextualSpacing/>
        <w:rPr>
          <w:rFonts w:ascii="Times New Roman" w:hAnsi="Times New Roman" w:cs="Times New Roman"/>
          <w:sz w:val="24"/>
          <w:szCs w:val="24"/>
        </w:rPr>
      </w:pPr>
    </w:p>
    <w:p w14:paraId="1575B767" w14:textId="6D7A7D30" w:rsidR="007E0138" w:rsidRPr="003A0B3F" w:rsidRDefault="003E4B4A" w:rsidP="003E4B4A">
      <w:pPr>
        <w:spacing w:line="240" w:lineRule="auto"/>
        <w:contextualSpacing/>
        <w:rPr>
          <w:rFonts w:ascii="Times New Roman" w:hAnsi="Times New Roman" w:cs="Times New Roman"/>
          <w:sz w:val="24"/>
          <w:szCs w:val="24"/>
        </w:rPr>
      </w:pPr>
      <w:r>
        <w:rPr>
          <w:rFonts w:ascii="Times New Roman" w:hAnsi="Times New Roman" w:cs="Times New Roman"/>
          <w:sz w:val="24"/>
          <w:szCs w:val="24"/>
        </w:rPr>
        <w:t>HIGH COURT OF ZIMBABWE</w:t>
      </w:r>
      <w:r>
        <w:rPr>
          <w:rFonts w:ascii="Times New Roman" w:hAnsi="Times New Roman" w:cs="Times New Roman"/>
          <w:sz w:val="24"/>
          <w:szCs w:val="24"/>
        </w:rPr>
        <w:br/>
      </w:r>
      <w:r>
        <w:rPr>
          <w:rFonts w:ascii="Times New Roman" w:hAnsi="Times New Roman" w:cs="Times New Roman"/>
          <w:b/>
          <w:bCs/>
          <w:sz w:val="24"/>
          <w:szCs w:val="24"/>
        </w:rPr>
        <w:t>MUZOFA</w:t>
      </w:r>
      <w:r w:rsidRPr="00C373F1">
        <w:rPr>
          <w:rFonts w:ascii="Times New Roman" w:hAnsi="Times New Roman" w:cs="Times New Roman"/>
          <w:b/>
          <w:bCs/>
          <w:sz w:val="24"/>
          <w:szCs w:val="24"/>
        </w:rPr>
        <w:t xml:space="preserve"> J</w:t>
      </w:r>
      <w:r w:rsidRPr="00C373F1">
        <w:rPr>
          <w:rFonts w:ascii="Times New Roman" w:hAnsi="Times New Roman" w:cs="Times New Roman"/>
          <w:b/>
          <w:bCs/>
          <w:sz w:val="24"/>
          <w:szCs w:val="24"/>
        </w:rPr>
        <w:br/>
      </w:r>
      <w:r>
        <w:rPr>
          <w:rFonts w:ascii="Times New Roman" w:hAnsi="Times New Roman" w:cs="Times New Roman"/>
          <w:sz w:val="24"/>
          <w:szCs w:val="24"/>
        </w:rPr>
        <w:t xml:space="preserve">CHINHOYI, </w:t>
      </w:r>
      <w:r w:rsidR="00451FFE">
        <w:rPr>
          <w:rFonts w:ascii="Times New Roman" w:hAnsi="Times New Roman" w:cs="Times New Roman"/>
          <w:sz w:val="24"/>
          <w:szCs w:val="24"/>
        </w:rPr>
        <w:t>30 May &amp; 4</w:t>
      </w:r>
      <w:r w:rsidR="0062745F">
        <w:rPr>
          <w:rFonts w:ascii="Times New Roman" w:hAnsi="Times New Roman" w:cs="Times New Roman"/>
          <w:sz w:val="24"/>
          <w:szCs w:val="24"/>
        </w:rPr>
        <w:t xml:space="preserve"> June 2025</w:t>
      </w:r>
    </w:p>
    <w:p w14:paraId="6E85BA50" w14:textId="77777777" w:rsidR="003E4B4A" w:rsidRDefault="003E4B4A" w:rsidP="003E4B4A">
      <w:pPr>
        <w:spacing w:line="240" w:lineRule="auto"/>
        <w:contextualSpacing/>
        <w:rPr>
          <w:rFonts w:ascii="Times New Roman" w:hAnsi="Times New Roman" w:cs="Times New Roman"/>
          <w:b/>
          <w:bCs/>
          <w:sz w:val="24"/>
          <w:szCs w:val="24"/>
          <w:lang w:val="en-US"/>
        </w:rPr>
      </w:pPr>
    </w:p>
    <w:p w14:paraId="6009A05D" w14:textId="1D639AA0" w:rsidR="007E0138" w:rsidRDefault="007E0138" w:rsidP="003E4B4A">
      <w:pPr>
        <w:spacing w:line="240" w:lineRule="auto"/>
        <w:contextualSpacing/>
        <w:rPr>
          <w:rFonts w:ascii="Times New Roman" w:hAnsi="Times New Roman" w:cs="Times New Roman"/>
          <w:b/>
          <w:bCs/>
          <w:sz w:val="24"/>
          <w:szCs w:val="24"/>
          <w:lang w:val="en-US"/>
        </w:rPr>
      </w:pPr>
    </w:p>
    <w:p w14:paraId="6DBC8994" w14:textId="715B8429" w:rsidR="003A0B3F" w:rsidRPr="003E4B4A" w:rsidRDefault="003A0B3F" w:rsidP="003E4B4A">
      <w:pPr>
        <w:spacing w:line="240" w:lineRule="auto"/>
        <w:contextualSpacing/>
        <w:rPr>
          <w:rFonts w:ascii="Times New Roman" w:hAnsi="Times New Roman" w:cs="Times New Roman"/>
          <w:b/>
          <w:bCs/>
          <w:sz w:val="24"/>
          <w:szCs w:val="24"/>
          <w:lang w:val="en-US"/>
        </w:rPr>
      </w:pPr>
      <w:r>
        <w:rPr>
          <w:rFonts w:ascii="Times New Roman" w:hAnsi="Times New Roman" w:cs="Times New Roman"/>
          <w:b/>
          <w:bCs/>
          <w:sz w:val="24"/>
          <w:szCs w:val="24"/>
          <w:lang w:val="en-US"/>
        </w:rPr>
        <w:t>Special Plea - Prescription</w:t>
      </w:r>
    </w:p>
    <w:p w14:paraId="6C5A0798" w14:textId="77777777" w:rsidR="007E0138" w:rsidRDefault="007E0138" w:rsidP="003E4B4A">
      <w:pPr>
        <w:spacing w:line="240" w:lineRule="auto"/>
        <w:contextualSpacing/>
        <w:rPr>
          <w:rFonts w:ascii="Times New Roman" w:hAnsi="Times New Roman" w:cs="Times New Roman"/>
          <w:sz w:val="24"/>
          <w:szCs w:val="24"/>
          <w:lang w:val="en-US"/>
        </w:rPr>
      </w:pPr>
    </w:p>
    <w:p w14:paraId="6B1C0E26" w14:textId="77777777" w:rsidR="003E4B4A" w:rsidRDefault="003E4B4A" w:rsidP="003E4B4A">
      <w:pPr>
        <w:spacing w:after="0" w:line="240" w:lineRule="auto"/>
        <w:contextualSpacing/>
        <w:rPr>
          <w:rFonts w:ascii="Times New Roman" w:hAnsi="Times New Roman" w:cs="Times New Roman"/>
          <w:i/>
          <w:sz w:val="24"/>
          <w:szCs w:val="24"/>
          <w:lang w:val="en-US"/>
        </w:rPr>
      </w:pPr>
    </w:p>
    <w:p w14:paraId="66D34CE0" w14:textId="3124B3AD" w:rsidR="004B4B5C" w:rsidRDefault="003A0B3F" w:rsidP="003E4B4A">
      <w:pPr>
        <w:spacing w:after="0" w:line="240" w:lineRule="auto"/>
        <w:contextualSpacing/>
        <w:rPr>
          <w:rFonts w:ascii="Times New Roman" w:hAnsi="Times New Roman" w:cs="Times New Roman"/>
          <w:sz w:val="24"/>
          <w:szCs w:val="24"/>
          <w:lang w:val="en-US"/>
        </w:rPr>
      </w:pPr>
      <w:r>
        <w:rPr>
          <w:rFonts w:ascii="Times New Roman" w:hAnsi="Times New Roman" w:cs="Times New Roman"/>
          <w:i/>
          <w:sz w:val="24"/>
          <w:szCs w:val="24"/>
          <w:lang w:val="en-US"/>
        </w:rPr>
        <w:t>T. Magwaliba</w:t>
      </w:r>
      <w:r w:rsidR="003E4B4A">
        <w:rPr>
          <w:rFonts w:ascii="Times New Roman" w:hAnsi="Times New Roman" w:cs="Times New Roman"/>
          <w:i/>
          <w:sz w:val="24"/>
          <w:szCs w:val="24"/>
          <w:lang w:val="en-US"/>
        </w:rPr>
        <w:t>,</w:t>
      </w:r>
      <w:r w:rsidR="007E0138">
        <w:rPr>
          <w:rFonts w:ascii="Times New Roman" w:hAnsi="Times New Roman" w:cs="Times New Roman"/>
          <w:sz w:val="24"/>
          <w:szCs w:val="24"/>
          <w:lang w:val="en-US"/>
        </w:rPr>
        <w:t xml:space="preserve"> for the </w:t>
      </w:r>
      <w:r>
        <w:rPr>
          <w:rFonts w:ascii="Times New Roman" w:hAnsi="Times New Roman" w:cs="Times New Roman"/>
          <w:sz w:val="24"/>
          <w:szCs w:val="24"/>
          <w:lang w:val="en-US"/>
        </w:rPr>
        <w:t>plaintiff</w:t>
      </w:r>
    </w:p>
    <w:p w14:paraId="54E23D11" w14:textId="5EF4CD27" w:rsidR="007E0138" w:rsidRDefault="003A0B3F" w:rsidP="003E4B4A">
      <w:pPr>
        <w:spacing w:after="0" w:line="240" w:lineRule="auto"/>
        <w:contextualSpacing/>
        <w:rPr>
          <w:rFonts w:ascii="Times New Roman" w:hAnsi="Times New Roman" w:cs="Times New Roman"/>
          <w:sz w:val="24"/>
          <w:szCs w:val="24"/>
          <w:lang w:val="en-US"/>
        </w:rPr>
      </w:pPr>
      <w:r>
        <w:rPr>
          <w:rFonts w:ascii="Times New Roman" w:hAnsi="Times New Roman" w:cs="Times New Roman"/>
          <w:i/>
          <w:iCs/>
          <w:sz w:val="24"/>
          <w:szCs w:val="24"/>
          <w:lang w:val="en-US"/>
        </w:rPr>
        <w:t>W. M. Phiri</w:t>
      </w:r>
      <w:r w:rsidR="004B4B5C" w:rsidRPr="004B4B5C">
        <w:rPr>
          <w:rFonts w:ascii="Times New Roman" w:hAnsi="Times New Roman" w:cs="Times New Roman"/>
          <w:i/>
          <w:iCs/>
          <w:sz w:val="24"/>
          <w:szCs w:val="24"/>
          <w:lang w:val="en-US"/>
        </w:rPr>
        <w:t>,</w:t>
      </w:r>
      <w:r w:rsidR="004B4B5C">
        <w:rPr>
          <w:rFonts w:ascii="Times New Roman" w:hAnsi="Times New Roman" w:cs="Times New Roman"/>
          <w:sz w:val="24"/>
          <w:szCs w:val="24"/>
          <w:lang w:val="en-US"/>
        </w:rPr>
        <w:t xml:space="preserve"> for the </w:t>
      </w:r>
      <w:r>
        <w:rPr>
          <w:rFonts w:ascii="Times New Roman" w:hAnsi="Times New Roman" w:cs="Times New Roman"/>
          <w:sz w:val="24"/>
          <w:szCs w:val="24"/>
          <w:lang w:val="en-US"/>
        </w:rPr>
        <w:t>defendant</w:t>
      </w:r>
    </w:p>
    <w:p w14:paraId="6896DC92" w14:textId="77777777" w:rsidR="007E0138" w:rsidRDefault="007E0138">
      <w:pPr>
        <w:rPr>
          <w:rFonts w:ascii="Times New Roman" w:hAnsi="Times New Roman" w:cs="Times New Roman"/>
          <w:sz w:val="24"/>
          <w:szCs w:val="24"/>
          <w:lang w:val="en-US"/>
        </w:rPr>
      </w:pPr>
    </w:p>
    <w:p w14:paraId="310FCC9D" w14:textId="77777777" w:rsidR="00F51B67" w:rsidRDefault="007E0138" w:rsidP="00940140">
      <w:pPr>
        <w:ind w:firstLine="720"/>
        <w:jc w:val="both"/>
        <w:rPr>
          <w:rFonts w:ascii="Times New Roman" w:hAnsi="Times New Roman" w:cs="Times New Roman"/>
          <w:b/>
          <w:bCs/>
          <w:sz w:val="24"/>
          <w:szCs w:val="24"/>
          <w:lang w:val="en-US"/>
        </w:rPr>
      </w:pPr>
      <w:r w:rsidRPr="001101A3">
        <w:rPr>
          <w:rFonts w:ascii="Times New Roman" w:hAnsi="Times New Roman" w:cs="Times New Roman"/>
          <w:b/>
          <w:bCs/>
          <w:sz w:val="24"/>
          <w:szCs w:val="24"/>
          <w:lang w:val="en-US"/>
        </w:rPr>
        <w:t>MUZOFA J</w:t>
      </w:r>
      <w:r w:rsidR="001101A3">
        <w:rPr>
          <w:rFonts w:ascii="Times New Roman" w:hAnsi="Times New Roman" w:cs="Times New Roman"/>
          <w:b/>
          <w:bCs/>
          <w:sz w:val="24"/>
          <w:szCs w:val="24"/>
          <w:lang w:val="en-US"/>
        </w:rPr>
        <w:t xml:space="preserve">: </w:t>
      </w:r>
    </w:p>
    <w:p w14:paraId="3C52ECFE" w14:textId="16013CB0" w:rsidR="00BC2BFE" w:rsidRDefault="00940140" w:rsidP="00745E46">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is a plea </w:t>
      </w:r>
      <w:r w:rsidR="00544898">
        <w:rPr>
          <w:rFonts w:ascii="Times New Roman" w:hAnsi="Times New Roman" w:cs="Times New Roman"/>
          <w:sz w:val="24"/>
          <w:szCs w:val="24"/>
          <w:lang w:val="en-US"/>
        </w:rPr>
        <w:t xml:space="preserve">in </w:t>
      </w:r>
      <w:r>
        <w:rPr>
          <w:rFonts w:ascii="Times New Roman" w:hAnsi="Times New Roman" w:cs="Times New Roman"/>
          <w:sz w:val="24"/>
          <w:szCs w:val="24"/>
          <w:lang w:val="en-US"/>
        </w:rPr>
        <w:t xml:space="preserve">bar. The plaintiff issued summons for a declarator that the </w:t>
      </w:r>
      <w:r w:rsidR="006A38D6">
        <w:rPr>
          <w:rFonts w:ascii="Times New Roman" w:hAnsi="Times New Roman" w:cs="Times New Roman"/>
          <w:sz w:val="24"/>
          <w:szCs w:val="24"/>
          <w:lang w:val="en-US"/>
        </w:rPr>
        <w:t>defendant’s</w:t>
      </w:r>
      <w:r>
        <w:rPr>
          <w:rFonts w:ascii="Times New Roman" w:hAnsi="Times New Roman" w:cs="Times New Roman"/>
          <w:sz w:val="24"/>
          <w:szCs w:val="24"/>
          <w:lang w:val="en-US"/>
        </w:rPr>
        <w:t xml:space="preserve"> conduct to downsize </w:t>
      </w:r>
      <w:r w:rsidR="0032784B">
        <w:rPr>
          <w:rFonts w:ascii="Times New Roman" w:hAnsi="Times New Roman" w:cs="Times New Roman"/>
          <w:sz w:val="24"/>
          <w:szCs w:val="24"/>
          <w:lang w:val="en-US"/>
        </w:rPr>
        <w:t>a farm</w:t>
      </w:r>
      <w:r>
        <w:rPr>
          <w:rFonts w:ascii="Times New Roman" w:hAnsi="Times New Roman" w:cs="Times New Roman"/>
          <w:sz w:val="24"/>
          <w:szCs w:val="24"/>
          <w:lang w:val="en-US"/>
        </w:rPr>
        <w:t xml:space="preserve"> known as Plot 190 Rainham Farm, Zvimba</w:t>
      </w:r>
      <w:r w:rsidR="0032784B">
        <w:rPr>
          <w:rFonts w:ascii="Times New Roman" w:hAnsi="Times New Roman" w:cs="Times New Roman"/>
          <w:sz w:val="24"/>
          <w:szCs w:val="24"/>
          <w:lang w:val="en-US"/>
        </w:rPr>
        <w:t>’ the farm’</w:t>
      </w:r>
      <w:r>
        <w:rPr>
          <w:rFonts w:ascii="Times New Roman" w:hAnsi="Times New Roman" w:cs="Times New Roman"/>
          <w:sz w:val="24"/>
          <w:szCs w:val="24"/>
          <w:lang w:val="en-US"/>
        </w:rPr>
        <w:t xml:space="preserve"> by 12 hectares be declared unlawful and contrary to s3 of the Administrative Justice Act</w:t>
      </w:r>
      <w:r w:rsidR="002A62B6">
        <w:rPr>
          <w:rFonts w:ascii="Times New Roman" w:hAnsi="Times New Roman" w:cs="Times New Roman"/>
          <w:sz w:val="24"/>
          <w:szCs w:val="24"/>
          <w:lang w:val="en-US"/>
        </w:rPr>
        <w:t xml:space="preserve"> [</w:t>
      </w:r>
      <w:r w:rsidR="002A62B6" w:rsidRPr="00120C6B">
        <w:rPr>
          <w:rFonts w:ascii="Times New Roman" w:hAnsi="Times New Roman" w:cs="Times New Roman"/>
          <w:i/>
          <w:iCs/>
          <w:sz w:val="24"/>
          <w:szCs w:val="24"/>
          <w:lang w:val="en-US"/>
        </w:rPr>
        <w:t>Chapter 10:28</w:t>
      </w:r>
      <w:r w:rsidR="002A62B6">
        <w:rPr>
          <w:rFonts w:ascii="Times New Roman" w:hAnsi="Times New Roman" w:cs="Times New Roman"/>
          <w:sz w:val="24"/>
          <w:szCs w:val="24"/>
          <w:lang w:val="en-US"/>
        </w:rPr>
        <w:t>]</w:t>
      </w:r>
      <w:r>
        <w:rPr>
          <w:rFonts w:ascii="Times New Roman" w:hAnsi="Times New Roman" w:cs="Times New Roman"/>
          <w:sz w:val="24"/>
          <w:szCs w:val="24"/>
          <w:lang w:val="en-US"/>
        </w:rPr>
        <w:t xml:space="preserve"> and the obtaining lease. Further an attempt to reduce the property by 10 hectares be declared unlawful. She also</w:t>
      </w:r>
      <w:r w:rsidR="0034401A">
        <w:rPr>
          <w:rFonts w:ascii="Times New Roman" w:hAnsi="Times New Roman" w:cs="Times New Roman"/>
          <w:sz w:val="24"/>
          <w:szCs w:val="24"/>
          <w:lang w:val="en-US"/>
        </w:rPr>
        <w:t xml:space="preserve"> sought</w:t>
      </w:r>
      <w:r>
        <w:rPr>
          <w:rFonts w:ascii="Times New Roman" w:hAnsi="Times New Roman" w:cs="Times New Roman"/>
          <w:sz w:val="24"/>
          <w:szCs w:val="24"/>
          <w:lang w:val="en-US"/>
        </w:rPr>
        <w:t xml:space="preserve"> consequential relief and costs of suit on a higher scale.</w:t>
      </w:r>
    </w:p>
    <w:p w14:paraId="2BF3567C" w14:textId="69D7280D" w:rsidR="007227DD" w:rsidRDefault="007227DD"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her declaration the plaintiff averred that she entered into a lease agreement with the defendant in respect of the </w:t>
      </w:r>
      <w:r w:rsidR="0034401A">
        <w:rPr>
          <w:rFonts w:ascii="Times New Roman" w:hAnsi="Times New Roman" w:cs="Times New Roman"/>
          <w:sz w:val="24"/>
          <w:szCs w:val="24"/>
          <w:lang w:val="en-US"/>
        </w:rPr>
        <w:t>farm</w:t>
      </w:r>
      <w:r>
        <w:rPr>
          <w:rFonts w:ascii="Times New Roman" w:hAnsi="Times New Roman" w:cs="Times New Roman"/>
          <w:sz w:val="24"/>
          <w:szCs w:val="24"/>
          <w:lang w:val="en-US"/>
        </w:rPr>
        <w:t xml:space="preserve"> measuring 49.3 hectares. She applied for change of use of the </w:t>
      </w:r>
      <w:r w:rsidR="0034401A">
        <w:rPr>
          <w:rFonts w:ascii="Times New Roman" w:hAnsi="Times New Roman" w:cs="Times New Roman"/>
          <w:sz w:val="24"/>
          <w:szCs w:val="24"/>
          <w:lang w:val="en-US"/>
        </w:rPr>
        <w:t>farm</w:t>
      </w:r>
      <w:r>
        <w:rPr>
          <w:rFonts w:ascii="Times New Roman" w:hAnsi="Times New Roman" w:cs="Times New Roman"/>
          <w:sz w:val="24"/>
          <w:szCs w:val="24"/>
          <w:lang w:val="en-US"/>
        </w:rPr>
        <w:t xml:space="preserve"> from agricultural land to educational. The defendant approved the change of use. She intends to construct a school and the defendant is fully aware of the position.</w:t>
      </w:r>
    </w:p>
    <w:p w14:paraId="20DA14AE" w14:textId="1D7A3911" w:rsidR="007227DD" w:rsidRDefault="007227DD"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breach of the lease agreement, the defendant </w:t>
      </w:r>
      <w:r w:rsidR="006A38D6">
        <w:rPr>
          <w:rFonts w:ascii="Times New Roman" w:hAnsi="Times New Roman" w:cs="Times New Roman"/>
          <w:sz w:val="24"/>
          <w:szCs w:val="24"/>
          <w:lang w:val="en-US"/>
        </w:rPr>
        <w:t>purportedly</w:t>
      </w:r>
      <w:r>
        <w:rPr>
          <w:rFonts w:ascii="Times New Roman" w:hAnsi="Times New Roman" w:cs="Times New Roman"/>
          <w:sz w:val="24"/>
          <w:szCs w:val="24"/>
          <w:lang w:val="en-US"/>
        </w:rPr>
        <w:t xml:space="preserve"> reduced the size of the property from 49.3 hectares to 37.3 hectares and further to 27.3 </w:t>
      </w:r>
      <w:r w:rsidR="006A38D6">
        <w:rPr>
          <w:rFonts w:ascii="Times New Roman" w:hAnsi="Times New Roman" w:cs="Times New Roman"/>
          <w:sz w:val="24"/>
          <w:szCs w:val="24"/>
          <w:lang w:val="en-US"/>
        </w:rPr>
        <w:t>hectares</w:t>
      </w:r>
      <w:r>
        <w:rPr>
          <w:rFonts w:ascii="Times New Roman" w:hAnsi="Times New Roman" w:cs="Times New Roman"/>
          <w:sz w:val="24"/>
          <w:szCs w:val="24"/>
          <w:lang w:val="en-US"/>
        </w:rPr>
        <w:t>.</w:t>
      </w:r>
    </w:p>
    <w:p w14:paraId="4682A451" w14:textId="7EBD3B82" w:rsidR="007227DD" w:rsidRDefault="007227DD"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plaintiff aver</w:t>
      </w:r>
      <w:r w:rsidR="00C6439B">
        <w:rPr>
          <w:rFonts w:ascii="Times New Roman" w:hAnsi="Times New Roman" w:cs="Times New Roman"/>
          <w:sz w:val="24"/>
          <w:szCs w:val="24"/>
          <w:lang w:val="en-US"/>
        </w:rPr>
        <w:t>red</w:t>
      </w:r>
      <w:r>
        <w:rPr>
          <w:rFonts w:ascii="Times New Roman" w:hAnsi="Times New Roman" w:cs="Times New Roman"/>
          <w:sz w:val="24"/>
          <w:szCs w:val="24"/>
          <w:lang w:val="en-US"/>
        </w:rPr>
        <w:t xml:space="preserve"> that the defendant failed to comply with the Administrative Justice Act when it so acted.</w:t>
      </w:r>
    </w:p>
    <w:p w14:paraId="54D79BE8" w14:textId="65818A01" w:rsidR="007227DD" w:rsidRDefault="007227DD"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defendant’s plea in bar is that the plaintiff’s claim is based on a lease agreement between the parties which terminated by effluxion of time in 2018 it was never renewed. Further that the downsizing of the farm occurred in 2014 and that is when the cause of action arose. The plaintiff should have instituted the claim within three years.</w:t>
      </w:r>
    </w:p>
    <w:p w14:paraId="292B4DA4" w14:textId="6DA58CC8" w:rsidR="007227DD" w:rsidRDefault="007227DD"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her replication the plaintiff denied that the claim has prescribed. She </w:t>
      </w:r>
      <w:r w:rsidR="0091250C">
        <w:rPr>
          <w:rFonts w:ascii="Times New Roman" w:hAnsi="Times New Roman" w:cs="Times New Roman"/>
          <w:sz w:val="24"/>
          <w:szCs w:val="24"/>
          <w:lang w:val="en-US"/>
        </w:rPr>
        <w:t>indicated</w:t>
      </w:r>
      <w:r>
        <w:rPr>
          <w:rFonts w:ascii="Times New Roman" w:hAnsi="Times New Roman" w:cs="Times New Roman"/>
          <w:sz w:val="24"/>
          <w:szCs w:val="24"/>
          <w:lang w:val="en-US"/>
        </w:rPr>
        <w:t xml:space="preserve"> that although the lease terminated in 2018</w:t>
      </w:r>
      <w:r w:rsidR="0091250C">
        <w:rPr>
          <w:rFonts w:ascii="Times New Roman" w:hAnsi="Times New Roman" w:cs="Times New Roman"/>
          <w:sz w:val="24"/>
          <w:szCs w:val="24"/>
          <w:lang w:val="en-US"/>
        </w:rPr>
        <w:t>, it was tacitly relocated</w:t>
      </w:r>
      <w:r>
        <w:rPr>
          <w:rFonts w:ascii="Times New Roman" w:hAnsi="Times New Roman" w:cs="Times New Roman"/>
          <w:sz w:val="24"/>
          <w:szCs w:val="24"/>
          <w:lang w:val="en-US"/>
        </w:rPr>
        <w:t>. The plaintiff remained in occupation and defendant’s conduct through</w:t>
      </w:r>
      <w:r w:rsidR="0091250C">
        <w:rPr>
          <w:rFonts w:ascii="Times New Roman" w:hAnsi="Times New Roman" w:cs="Times New Roman"/>
          <w:sz w:val="24"/>
          <w:szCs w:val="24"/>
          <w:lang w:val="en-US"/>
        </w:rPr>
        <w:t>ou</w:t>
      </w:r>
      <w:r>
        <w:rPr>
          <w:rFonts w:ascii="Times New Roman" w:hAnsi="Times New Roman" w:cs="Times New Roman"/>
          <w:sz w:val="24"/>
          <w:szCs w:val="24"/>
          <w:lang w:val="en-US"/>
        </w:rPr>
        <w:t>t was such as to accept the relocation.</w:t>
      </w:r>
    </w:p>
    <w:p w14:paraId="5B9B291E" w14:textId="62870AF5" w:rsidR="007227DD" w:rsidRDefault="007227DD"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As regards the downsizing in 2014, plaintiff averred that the defendant conceded the unlawful conduct and accepted the obligation to compensate the plaintiff.</w:t>
      </w:r>
    </w:p>
    <w:p w14:paraId="5BE05B2D" w14:textId="54467B61" w:rsidR="007227DD" w:rsidRDefault="007227DD"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 the date of </w:t>
      </w:r>
      <w:r w:rsidR="006A38D6">
        <w:rPr>
          <w:rFonts w:ascii="Times New Roman" w:hAnsi="Times New Roman" w:cs="Times New Roman"/>
          <w:sz w:val="24"/>
          <w:szCs w:val="24"/>
          <w:lang w:val="en-US"/>
        </w:rPr>
        <w:t>hearing,</w:t>
      </w:r>
      <w:r>
        <w:rPr>
          <w:rFonts w:ascii="Times New Roman" w:hAnsi="Times New Roman" w:cs="Times New Roman"/>
          <w:sz w:val="24"/>
          <w:szCs w:val="24"/>
          <w:lang w:val="en-US"/>
        </w:rPr>
        <w:t xml:space="preserve"> I drew </w:t>
      </w:r>
      <w:r w:rsidRPr="006A38D6">
        <w:rPr>
          <w:rFonts w:ascii="Times New Roman" w:hAnsi="Times New Roman" w:cs="Times New Roman"/>
          <w:i/>
          <w:iCs/>
          <w:sz w:val="24"/>
          <w:szCs w:val="24"/>
          <w:lang w:val="en-US"/>
        </w:rPr>
        <w:t>Mr Phiri’s</w:t>
      </w:r>
      <w:r>
        <w:rPr>
          <w:rFonts w:ascii="Times New Roman" w:hAnsi="Times New Roman" w:cs="Times New Roman"/>
          <w:sz w:val="24"/>
          <w:szCs w:val="24"/>
          <w:lang w:val="en-US"/>
        </w:rPr>
        <w:t xml:space="preserve"> attention to the position </w:t>
      </w:r>
      <w:r w:rsidR="004A51D6">
        <w:rPr>
          <w:rFonts w:ascii="Times New Roman" w:hAnsi="Times New Roman" w:cs="Times New Roman"/>
          <w:sz w:val="24"/>
          <w:szCs w:val="24"/>
          <w:lang w:val="en-US"/>
        </w:rPr>
        <w:t xml:space="preserve">in the </w:t>
      </w:r>
      <w:r w:rsidR="004A51D6" w:rsidRPr="006A38D6">
        <w:rPr>
          <w:rFonts w:ascii="Times New Roman" w:hAnsi="Times New Roman" w:cs="Times New Roman"/>
          <w:i/>
          <w:iCs/>
          <w:sz w:val="24"/>
          <w:szCs w:val="24"/>
          <w:lang w:val="en-US"/>
        </w:rPr>
        <w:t>Brooker v Mudhanda &amp; Anor</w:t>
      </w:r>
      <w:r w:rsidR="004A51D6">
        <w:rPr>
          <w:rFonts w:ascii="Times New Roman" w:hAnsi="Times New Roman" w:cs="Times New Roman"/>
          <w:sz w:val="24"/>
          <w:szCs w:val="24"/>
          <w:lang w:val="en-US"/>
        </w:rPr>
        <w:t xml:space="preserve"> and </w:t>
      </w:r>
      <w:r w:rsidR="004A51D6" w:rsidRPr="006A38D6">
        <w:rPr>
          <w:rFonts w:ascii="Times New Roman" w:hAnsi="Times New Roman" w:cs="Times New Roman"/>
          <w:i/>
          <w:iCs/>
          <w:sz w:val="24"/>
          <w:szCs w:val="24"/>
          <w:lang w:val="en-US"/>
        </w:rPr>
        <w:t>Pierce Mudhanda &amp; Anor SC 5/18</w:t>
      </w:r>
      <w:r w:rsidR="004A51D6">
        <w:rPr>
          <w:rFonts w:ascii="Times New Roman" w:hAnsi="Times New Roman" w:cs="Times New Roman"/>
          <w:sz w:val="24"/>
          <w:szCs w:val="24"/>
          <w:lang w:val="en-US"/>
        </w:rPr>
        <w:t xml:space="preserve"> case which both counsel</w:t>
      </w:r>
      <w:r w:rsidR="00994131">
        <w:rPr>
          <w:rFonts w:ascii="Times New Roman" w:hAnsi="Times New Roman" w:cs="Times New Roman"/>
          <w:sz w:val="24"/>
          <w:szCs w:val="24"/>
          <w:lang w:val="en-US"/>
        </w:rPr>
        <w:t xml:space="preserve"> </w:t>
      </w:r>
      <w:r w:rsidR="004A51D6">
        <w:rPr>
          <w:rFonts w:ascii="Times New Roman" w:hAnsi="Times New Roman" w:cs="Times New Roman"/>
          <w:sz w:val="24"/>
          <w:szCs w:val="24"/>
          <w:lang w:val="en-US"/>
        </w:rPr>
        <w:t xml:space="preserve">were alive to. The case is authority that the court is required to hear evidence in the determination of </w:t>
      </w:r>
      <w:r w:rsidR="004A51D6">
        <w:rPr>
          <w:rFonts w:ascii="Times New Roman" w:hAnsi="Times New Roman" w:cs="Times New Roman"/>
          <w:sz w:val="24"/>
          <w:szCs w:val="24"/>
          <w:lang w:val="en-US"/>
        </w:rPr>
        <w:lastRenderedPageBreak/>
        <w:t>prescription</w:t>
      </w:r>
      <w:r w:rsidR="00994131">
        <w:rPr>
          <w:rFonts w:ascii="Times New Roman" w:hAnsi="Times New Roman" w:cs="Times New Roman"/>
          <w:sz w:val="24"/>
          <w:szCs w:val="24"/>
          <w:lang w:val="en-US"/>
        </w:rPr>
        <w:t xml:space="preserve">. This </w:t>
      </w:r>
      <w:del w:id="0" w:author="Mugova Tatenda" w:date="2025-06-04T08:41:00Z" w16du:dateUtc="2025-06-04T06:41:00Z">
        <w:r w:rsidR="00994131" w:rsidDel="00F34BCB">
          <w:rPr>
            <w:rFonts w:ascii="Times New Roman" w:hAnsi="Times New Roman" w:cs="Times New Roman"/>
            <w:sz w:val="24"/>
            <w:szCs w:val="24"/>
            <w:lang w:val="en-US"/>
          </w:rPr>
          <w:delText xml:space="preserve">is </w:delText>
        </w:r>
        <w:r w:rsidR="004A51D6" w:rsidDel="00F34BCB">
          <w:rPr>
            <w:rFonts w:ascii="Times New Roman" w:hAnsi="Times New Roman" w:cs="Times New Roman"/>
            <w:sz w:val="24"/>
            <w:szCs w:val="24"/>
            <w:lang w:val="en-US"/>
          </w:rPr>
          <w:delText xml:space="preserve"> because</w:delText>
        </w:r>
      </w:del>
      <w:ins w:id="1" w:author="Mugova Tatenda" w:date="2025-06-04T08:41:00Z" w16du:dateUtc="2025-06-04T06:41:00Z">
        <w:r w:rsidR="00F34BCB">
          <w:rPr>
            <w:rFonts w:ascii="Times New Roman" w:hAnsi="Times New Roman" w:cs="Times New Roman"/>
            <w:sz w:val="24"/>
            <w:szCs w:val="24"/>
            <w:lang w:val="en-US"/>
          </w:rPr>
          <w:t>is because</w:t>
        </w:r>
      </w:ins>
      <w:r w:rsidR="004A51D6">
        <w:rPr>
          <w:rFonts w:ascii="Times New Roman" w:hAnsi="Times New Roman" w:cs="Times New Roman"/>
          <w:sz w:val="24"/>
          <w:szCs w:val="24"/>
          <w:lang w:val="en-US"/>
        </w:rPr>
        <w:t xml:space="preserve"> unlike with exceptions and applications to strike out which arise from pleadings, prescription derives from facts that may not be necessarily evident from the record.</w:t>
      </w:r>
    </w:p>
    <w:p w14:paraId="6DB80CCB" w14:textId="19A80881" w:rsidR="004A51D6" w:rsidRDefault="004A51D6" w:rsidP="00940140">
      <w:pPr>
        <w:ind w:firstLine="720"/>
        <w:jc w:val="both"/>
        <w:rPr>
          <w:rFonts w:ascii="Times New Roman" w:hAnsi="Times New Roman" w:cs="Times New Roman"/>
          <w:sz w:val="24"/>
          <w:szCs w:val="24"/>
          <w:lang w:val="en-US"/>
        </w:rPr>
      </w:pPr>
      <w:r w:rsidRPr="006A38D6">
        <w:rPr>
          <w:rFonts w:ascii="Times New Roman" w:hAnsi="Times New Roman" w:cs="Times New Roman"/>
          <w:i/>
          <w:iCs/>
          <w:sz w:val="24"/>
          <w:szCs w:val="24"/>
          <w:lang w:val="en-US"/>
        </w:rPr>
        <w:t>Mr Phiri</w:t>
      </w:r>
      <w:r>
        <w:rPr>
          <w:rFonts w:ascii="Times New Roman" w:hAnsi="Times New Roman" w:cs="Times New Roman"/>
          <w:sz w:val="24"/>
          <w:szCs w:val="24"/>
          <w:lang w:val="en-US"/>
        </w:rPr>
        <w:t xml:space="preserve"> requested for a window period for parties to engage. The court indulged them. It seems they could not find each other. The matter had to proceed.</w:t>
      </w:r>
    </w:p>
    <w:p w14:paraId="654C828A" w14:textId="6CD5C9FC" w:rsidR="004A51D6" w:rsidRDefault="004A51D6"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Surprisingly </w:t>
      </w:r>
      <w:r w:rsidRPr="006A38D6">
        <w:rPr>
          <w:rFonts w:ascii="Times New Roman" w:hAnsi="Times New Roman" w:cs="Times New Roman"/>
          <w:i/>
          <w:iCs/>
          <w:sz w:val="24"/>
          <w:szCs w:val="24"/>
          <w:lang w:val="en-US"/>
        </w:rPr>
        <w:t>Mr Phiri</w:t>
      </w:r>
      <w:r>
        <w:rPr>
          <w:rFonts w:ascii="Times New Roman" w:hAnsi="Times New Roman" w:cs="Times New Roman"/>
          <w:sz w:val="24"/>
          <w:szCs w:val="24"/>
          <w:lang w:val="en-US"/>
        </w:rPr>
        <w:t xml:space="preserve"> well aware of the position sought to split hairs and submitted that there are no evidentiary issues for resolution in the matter.</w:t>
      </w:r>
    </w:p>
    <w:p w14:paraId="42066AF3" w14:textId="4CB8C4EB" w:rsidR="004A51D6" w:rsidRDefault="004A51D6" w:rsidP="00940140">
      <w:pPr>
        <w:ind w:firstLine="720"/>
        <w:jc w:val="both"/>
        <w:rPr>
          <w:rFonts w:ascii="Times New Roman" w:hAnsi="Times New Roman" w:cs="Times New Roman"/>
          <w:sz w:val="24"/>
          <w:szCs w:val="24"/>
          <w:lang w:val="en-US"/>
        </w:rPr>
      </w:pPr>
      <w:r w:rsidRPr="006A38D6">
        <w:rPr>
          <w:rFonts w:ascii="Times New Roman" w:hAnsi="Times New Roman" w:cs="Times New Roman"/>
          <w:i/>
          <w:iCs/>
          <w:sz w:val="24"/>
          <w:szCs w:val="24"/>
          <w:lang w:val="en-US"/>
        </w:rPr>
        <w:t>Mr Phiri’s</w:t>
      </w:r>
      <w:r>
        <w:rPr>
          <w:rFonts w:ascii="Times New Roman" w:hAnsi="Times New Roman" w:cs="Times New Roman"/>
          <w:sz w:val="24"/>
          <w:szCs w:val="24"/>
          <w:lang w:val="en-US"/>
        </w:rPr>
        <w:t xml:space="preserve"> submissions suffer from internal contradictions. </w:t>
      </w:r>
      <w:r w:rsidR="006A38D6">
        <w:rPr>
          <w:rFonts w:ascii="Times New Roman" w:hAnsi="Times New Roman" w:cs="Times New Roman"/>
          <w:sz w:val="24"/>
          <w:szCs w:val="24"/>
          <w:lang w:val="en-US"/>
        </w:rPr>
        <w:t>Firstly,</w:t>
      </w:r>
      <w:r>
        <w:rPr>
          <w:rFonts w:ascii="Times New Roman" w:hAnsi="Times New Roman" w:cs="Times New Roman"/>
          <w:sz w:val="24"/>
          <w:szCs w:val="24"/>
          <w:lang w:val="en-US"/>
        </w:rPr>
        <w:t xml:space="preserve"> in the plea</w:t>
      </w:r>
      <w:r w:rsidR="009305E5">
        <w:rPr>
          <w:rFonts w:ascii="Times New Roman" w:hAnsi="Times New Roman" w:cs="Times New Roman"/>
          <w:sz w:val="24"/>
          <w:szCs w:val="24"/>
          <w:lang w:val="en-US"/>
        </w:rPr>
        <w:t xml:space="preserve"> before the court,</w:t>
      </w:r>
      <w:r>
        <w:rPr>
          <w:rFonts w:ascii="Times New Roman" w:hAnsi="Times New Roman" w:cs="Times New Roman"/>
          <w:sz w:val="24"/>
          <w:szCs w:val="24"/>
          <w:lang w:val="en-US"/>
        </w:rPr>
        <w:t xml:space="preserve"> the defendant pleaded prescription base</w:t>
      </w:r>
      <w:r w:rsidR="009305E5">
        <w:rPr>
          <w:rFonts w:ascii="Times New Roman" w:hAnsi="Times New Roman" w:cs="Times New Roman"/>
          <w:sz w:val="24"/>
          <w:szCs w:val="24"/>
          <w:lang w:val="en-US"/>
        </w:rPr>
        <w:t>d</w:t>
      </w:r>
      <w:r>
        <w:rPr>
          <w:rFonts w:ascii="Times New Roman" w:hAnsi="Times New Roman" w:cs="Times New Roman"/>
          <w:sz w:val="24"/>
          <w:szCs w:val="24"/>
          <w:lang w:val="en-US"/>
        </w:rPr>
        <w:t xml:space="preserve"> on two dates, 2018 </w:t>
      </w:r>
      <w:r w:rsidR="007A11C6">
        <w:rPr>
          <w:rFonts w:ascii="Times New Roman" w:hAnsi="Times New Roman" w:cs="Times New Roman"/>
          <w:sz w:val="24"/>
          <w:szCs w:val="24"/>
          <w:lang w:val="en-US"/>
        </w:rPr>
        <w:t>that the</w:t>
      </w:r>
      <w:r w:rsidR="009305E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lease terminated and 2014 </w:t>
      </w:r>
      <w:r w:rsidR="009305E5">
        <w:rPr>
          <w:rFonts w:ascii="Times New Roman" w:hAnsi="Times New Roman" w:cs="Times New Roman"/>
          <w:sz w:val="24"/>
          <w:szCs w:val="24"/>
          <w:lang w:val="en-US"/>
        </w:rPr>
        <w:t>when</w:t>
      </w:r>
      <w:r>
        <w:rPr>
          <w:rFonts w:ascii="Times New Roman" w:hAnsi="Times New Roman" w:cs="Times New Roman"/>
          <w:sz w:val="24"/>
          <w:szCs w:val="24"/>
          <w:lang w:val="en-US"/>
        </w:rPr>
        <w:t xml:space="preserve"> downsizing</w:t>
      </w:r>
      <w:r w:rsidR="009305E5">
        <w:rPr>
          <w:rFonts w:ascii="Times New Roman" w:hAnsi="Times New Roman" w:cs="Times New Roman"/>
          <w:sz w:val="24"/>
          <w:szCs w:val="24"/>
          <w:lang w:val="en-US"/>
        </w:rPr>
        <w:t xml:space="preserve"> </w:t>
      </w:r>
      <w:r w:rsidR="007A11C6">
        <w:rPr>
          <w:rFonts w:ascii="Times New Roman" w:hAnsi="Times New Roman" w:cs="Times New Roman"/>
          <w:sz w:val="24"/>
          <w:szCs w:val="24"/>
          <w:lang w:val="en-US"/>
        </w:rPr>
        <w:t>occurred</w:t>
      </w:r>
      <w:r>
        <w:rPr>
          <w:rFonts w:ascii="Times New Roman" w:hAnsi="Times New Roman" w:cs="Times New Roman"/>
          <w:sz w:val="24"/>
          <w:szCs w:val="24"/>
          <w:lang w:val="en-US"/>
        </w:rPr>
        <w:t>. From those two dates the court must have evidence to decide from which date the cause of action arose.</w:t>
      </w:r>
    </w:p>
    <w:p w14:paraId="56B19B35" w14:textId="571FA309" w:rsidR="00680F70" w:rsidRDefault="00680F70"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next contradiction in terms is in the oral submissions before the court. It was submitted that the cause of action arose in 2018, in her replication the </w:t>
      </w:r>
      <w:r w:rsidR="006A38D6">
        <w:rPr>
          <w:rFonts w:ascii="Times New Roman" w:hAnsi="Times New Roman" w:cs="Times New Roman"/>
          <w:sz w:val="24"/>
          <w:szCs w:val="24"/>
          <w:lang w:val="en-US"/>
        </w:rPr>
        <w:t>plaintiff</w:t>
      </w:r>
      <w:r>
        <w:rPr>
          <w:rFonts w:ascii="Times New Roman" w:hAnsi="Times New Roman" w:cs="Times New Roman"/>
          <w:sz w:val="24"/>
          <w:szCs w:val="24"/>
          <w:lang w:val="en-US"/>
        </w:rPr>
        <w:t xml:space="preserve"> introduced a new cause of action that </w:t>
      </w:r>
      <w:r w:rsidR="006A38D6">
        <w:rPr>
          <w:rFonts w:ascii="Times New Roman" w:hAnsi="Times New Roman" w:cs="Times New Roman"/>
          <w:sz w:val="24"/>
          <w:szCs w:val="24"/>
          <w:lang w:val="en-US"/>
        </w:rPr>
        <w:t>of tacit</w:t>
      </w:r>
      <w:r>
        <w:rPr>
          <w:rFonts w:ascii="Times New Roman" w:hAnsi="Times New Roman" w:cs="Times New Roman"/>
          <w:sz w:val="24"/>
          <w:szCs w:val="24"/>
          <w:lang w:val="en-US"/>
        </w:rPr>
        <w:t xml:space="preserve"> relocation of the lease. Surely the court cannot split hairs. The cause of action is based on a lease </w:t>
      </w:r>
      <w:r w:rsidR="006A38D6">
        <w:rPr>
          <w:rFonts w:ascii="Times New Roman" w:hAnsi="Times New Roman" w:cs="Times New Roman"/>
          <w:sz w:val="24"/>
          <w:szCs w:val="24"/>
          <w:lang w:val="en-US"/>
        </w:rPr>
        <w:t>whether</w:t>
      </w:r>
      <w:r>
        <w:rPr>
          <w:rFonts w:ascii="Times New Roman" w:hAnsi="Times New Roman" w:cs="Times New Roman"/>
          <w:sz w:val="24"/>
          <w:szCs w:val="24"/>
          <w:lang w:val="en-US"/>
        </w:rPr>
        <w:t xml:space="preserve"> it was a renewed lease, tacit relocation or any other form it remains a lease. Evidence will stand to confirm the type of lease. No new cause was introduced. Evidence remains indispensable.</w:t>
      </w:r>
    </w:p>
    <w:p w14:paraId="38D27597" w14:textId="654619B2" w:rsidR="00680F70" w:rsidRDefault="00A44808"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Further on the downsizing it was argued that the plaintiff conceded that it was done in 2014. The restricted and selective reference to the replication is regrettable. C</w:t>
      </w:r>
      <w:r w:rsidR="006A38D6">
        <w:rPr>
          <w:rFonts w:ascii="Times New Roman" w:hAnsi="Times New Roman" w:cs="Times New Roman"/>
          <w:sz w:val="24"/>
          <w:szCs w:val="24"/>
          <w:lang w:val="en-US"/>
        </w:rPr>
        <w:t>l</w:t>
      </w:r>
      <w:r>
        <w:rPr>
          <w:rFonts w:ascii="Times New Roman" w:hAnsi="Times New Roman" w:cs="Times New Roman"/>
          <w:sz w:val="24"/>
          <w:szCs w:val="24"/>
          <w:lang w:val="en-US"/>
        </w:rPr>
        <w:t>ear</w:t>
      </w:r>
      <w:r w:rsidR="006A38D6">
        <w:rPr>
          <w:rFonts w:ascii="Times New Roman" w:hAnsi="Times New Roman" w:cs="Times New Roman"/>
          <w:sz w:val="24"/>
          <w:szCs w:val="24"/>
          <w:lang w:val="en-US"/>
        </w:rPr>
        <w:t>l</w:t>
      </w:r>
      <w:r>
        <w:rPr>
          <w:rFonts w:ascii="Times New Roman" w:hAnsi="Times New Roman" w:cs="Times New Roman"/>
          <w:sz w:val="24"/>
          <w:szCs w:val="24"/>
          <w:lang w:val="en-US"/>
        </w:rPr>
        <w:t xml:space="preserve">y the plaintiff’s replication avers that the downsizing was not </w:t>
      </w:r>
      <w:r w:rsidR="006A38D6">
        <w:rPr>
          <w:rFonts w:ascii="Times New Roman" w:hAnsi="Times New Roman" w:cs="Times New Roman"/>
          <w:sz w:val="24"/>
          <w:szCs w:val="24"/>
          <w:lang w:val="en-US"/>
        </w:rPr>
        <w:t>the</w:t>
      </w:r>
      <w:r>
        <w:rPr>
          <w:rFonts w:ascii="Times New Roman" w:hAnsi="Times New Roman" w:cs="Times New Roman"/>
          <w:sz w:val="24"/>
          <w:szCs w:val="24"/>
          <w:lang w:val="en-US"/>
        </w:rPr>
        <w:t xml:space="preserve"> complete cause of action. The defendant made some concessions. </w:t>
      </w:r>
      <w:r w:rsidR="00AD7F7D">
        <w:rPr>
          <w:rFonts w:ascii="Times New Roman" w:hAnsi="Times New Roman" w:cs="Times New Roman"/>
          <w:sz w:val="24"/>
          <w:szCs w:val="24"/>
          <w:lang w:val="en-US"/>
        </w:rPr>
        <w:t>It is apparent that</w:t>
      </w:r>
      <w:r>
        <w:rPr>
          <w:rFonts w:ascii="Times New Roman" w:hAnsi="Times New Roman" w:cs="Times New Roman"/>
          <w:sz w:val="24"/>
          <w:szCs w:val="24"/>
          <w:lang w:val="en-US"/>
        </w:rPr>
        <w:t xml:space="preserve"> evidentiary issues arise</w:t>
      </w:r>
      <w:r w:rsidR="00157121">
        <w:rPr>
          <w:rFonts w:ascii="Times New Roman" w:hAnsi="Times New Roman" w:cs="Times New Roman"/>
          <w:sz w:val="24"/>
          <w:szCs w:val="24"/>
          <w:lang w:val="en-US"/>
        </w:rPr>
        <w:t>. The plaintiff maybe raising interruption</w:t>
      </w:r>
      <w:r w:rsidR="004603AA">
        <w:rPr>
          <w:rFonts w:ascii="Times New Roman" w:hAnsi="Times New Roman" w:cs="Times New Roman"/>
          <w:sz w:val="24"/>
          <w:szCs w:val="24"/>
          <w:lang w:val="en-US"/>
        </w:rPr>
        <w:t>.</w:t>
      </w:r>
      <w:r w:rsidR="00AC49A3">
        <w:rPr>
          <w:rFonts w:ascii="Times New Roman" w:hAnsi="Times New Roman" w:cs="Times New Roman"/>
          <w:sz w:val="24"/>
          <w:szCs w:val="24"/>
          <w:lang w:val="en-US"/>
        </w:rPr>
        <w:t xml:space="preserve"> It is </w:t>
      </w:r>
      <w:r w:rsidR="006A38D6">
        <w:rPr>
          <w:rFonts w:ascii="Times New Roman" w:hAnsi="Times New Roman" w:cs="Times New Roman"/>
          <w:sz w:val="24"/>
          <w:szCs w:val="24"/>
          <w:lang w:val="en-US"/>
        </w:rPr>
        <w:t>unnecessary</w:t>
      </w:r>
      <w:r w:rsidR="00AC49A3">
        <w:rPr>
          <w:rFonts w:ascii="Times New Roman" w:hAnsi="Times New Roman" w:cs="Times New Roman"/>
          <w:sz w:val="24"/>
          <w:szCs w:val="24"/>
          <w:lang w:val="en-US"/>
        </w:rPr>
        <w:t xml:space="preserve"> to muzzle the plaintiff and nit</w:t>
      </w:r>
      <w:r w:rsidR="00157121">
        <w:rPr>
          <w:rFonts w:ascii="Times New Roman" w:hAnsi="Times New Roman" w:cs="Times New Roman"/>
          <w:sz w:val="24"/>
          <w:szCs w:val="24"/>
          <w:lang w:val="en-US"/>
        </w:rPr>
        <w:t>pick</w:t>
      </w:r>
      <w:r w:rsidR="00AC49A3">
        <w:rPr>
          <w:rFonts w:ascii="Times New Roman" w:hAnsi="Times New Roman" w:cs="Times New Roman"/>
          <w:sz w:val="24"/>
          <w:szCs w:val="24"/>
          <w:lang w:val="en-US"/>
        </w:rPr>
        <w:t xml:space="preserve"> the replication.</w:t>
      </w:r>
    </w:p>
    <w:p w14:paraId="255EB99E" w14:textId="20C115FB" w:rsidR="002C3021" w:rsidRDefault="004603AA"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averments by both parties cannot be decided on affidavits. The Court will remain at </w:t>
      </w:r>
      <w:r w:rsidR="00816EC4">
        <w:rPr>
          <w:rFonts w:ascii="Times New Roman" w:hAnsi="Times New Roman" w:cs="Times New Roman"/>
          <w:sz w:val="24"/>
          <w:szCs w:val="24"/>
          <w:lang w:val="en-US"/>
        </w:rPr>
        <w:t>sea. This</w:t>
      </w:r>
      <w:r w:rsidR="002C3021">
        <w:rPr>
          <w:rFonts w:ascii="Times New Roman" w:hAnsi="Times New Roman" w:cs="Times New Roman"/>
          <w:sz w:val="24"/>
          <w:szCs w:val="24"/>
          <w:lang w:val="en-US"/>
        </w:rPr>
        <w:t xml:space="preserve"> is what the court ha</w:t>
      </w:r>
      <w:r>
        <w:rPr>
          <w:rFonts w:ascii="Times New Roman" w:hAnsi="Times New Roman" w:cs="Times New Roman"/>
          <w:sz w:val="24"/>
          <w:szCs w:val="24"/>
          <w:lang w:val="en-US"/>
        </w:rPr>
        <w:t>d</w:t>
      </w:r>
      <w:r w:rsidR="002C3021">
        <w:rPr>
          <w:rFonts w:ascii="Times New Roman" w:hAnsi="Times New Roman" w:cs="Times New Roman"/>
          <w:sz w:val="24"/>
          <w:szCs w:val="24"/>
          <w:lang w:val="en-US"/>
        </w:rPr>
        <w:t xml:space="preserve"> in mind in </w:t>
      </w:r>
      <w:r w:rsidR="002C3021" w:rsidRPr="006A38D6">
        <w:rPr>
          <w:rFonts w:ascii="Times New Roman" w:hAnsi="Times New Roman" w:cs="Times New Roman"/>
          <w:i/>
          <w:iCs/>
          <w:sz w:val="24"/>
          <w:szCs w:val="24"/>
          <w:lang w:val="en-US"/>
        </w:rPr>
        <w:t>Supa Plant Investments Pvt Ltd v Chidavaenzi 2009 (2) ZLR 132 (H)</w:t>
      </w:r>
      <w:r w:rsidR="002C3021">
        <w:rPr>
          <w:rFonts w:ascii="Times New Roman" w:hAnsi="Times New Roman" w:cs="Times New Roman"/>
          <w:sz w:val="24"/>
          <w:szCs w:val="24"/>
          <w:lang w:val="en-US"/>
        </w:rPr>
        <w:t xml:space="preserve"> at 136 F-</w:t>
      </w:r>
      <w:r w:rsidR="006D3FCA">
        <w:rPr>
          <w:rFonts w:ascii="Times New Roman" w:hAnsi="Times New Roman" w:cs="Times New Roman"/>
          <w:sz w:val="24"/>
          <w:szCs w:val="24"/>
          <w:lang w:val="en-US"/>
        </w:rPr>
        <w:t>G when</w:t>
      </w:r>
      <w:r w:rsidR="00816EC4">
        <w:rPr>
          <w:rFonts w:ascii="Times New Roman" w:hAnsi="Times New Roman" w:cs="Times New Roman"/>
          <w:sz w:val="24"/>
          <w:szCs w:val="24"/>
          <w:lang w:val="en-US"/>
        </w:rPr>
        <w:t xml:space="preserve"> it succinctly defined what a material dispute of fact is, </w:t>
      </w:r>
      <w:r w:rsidR="002C3021">
        <w:rPr>
          <w:rFonts w:ascii="Times New Roman" w:hAnsi="Times New Roman" w:cs="Times New Roman"/>
          <w:sz w:val="24"/>
          <w:szCs w:val="24"/>
          <w:lang w:val="en-US"/>
        </w:rPr>
        <w:t>that,</w:t>
      </w:r>
    </w:p>
    <w:p w14:paraId="1D90C6F5" w14:textId="104F36F9" w:rsidR="002C3021" w:rsidRDefault="002C3021" w:rsidP="007A724D">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material dispute of fact arises when material facts alleged by the applicant are disputed and traversed by the respondent in such a manner as to leave the court with no ready answer to the court with no ready answer to the dispute between the parties in the absence of further evidence” </w:t>
      </w:r>
    </w:p>
    <w:p w14:paraId="7DE847F5" w14:textId="380499C9" w:rsidR="002C3021" w:rsidRDefault="002C3021"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See also </w:t>
      </w:r>
      <w:r w:rsidRPr="007A724D">
        <w:rPr>
          <w:rFonts w:ascii="Times New Roman" w:hAnsi="Times New Roman" w:cs="Times New Roman"/>
          <w:i/>
          <w:iCs/>
          <w:sz w:val="24"/>
          <w:szCs w:val="24"/>
          <w:lang w:val="en-US"/>
        </w:rPr>
        <w:t>GMB v Mandizha HH 14/14</w:t>
      </w:r>
      <w:r>
        <w:rPr>
          <w:rFonts w:ascii="Times New Roman" w:hAnsi="Times New Roman" w:cs="Times New Roman"/>
          <w:sz w:val="24"/>
          <w:szCs w:val="24"/>
          <w:lang w:val="en-US"/>
        </w:rPr>
        <w:t>.</w:t>
      </w:r>
    </w:p>
    <w:p w14:paraId="5E42AF99" w14:textId="7D6DAE6A" w:rsidR="002C3021" w:rsidRDefault="002C3021"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this case, the plaintiff’s replication raises issues that leaves the court with no ready answer as to </w:t>
      </w:r>
      <w:r w:rsidR="007A724D">
        <w:rPr>
          <w:rFonts w:ascii="Times New Roman" w:hAnsi="Times New Roman" w:cs="Times New Roman"/>
          <w:sz w:val="24"/>
          <w:szCs w:val="24"/>
          <w:lang w:val="en-US"/>
        </w:rPr>
        <w:t>whether</w:t>
      </w:r>
      <w:r>
        <w:rPr>
          <w:rFonts w:ascii="Times New Roman" w:hAnsi="Times New Roman" w:cs="Times New Roman"/>
          <w:sz w:val="24"/>
          <w:szCs w:val="24"/>
          <w:lang w:val="en-US"/>
        </w:rPr>
        <w:t xml:space="preserve"> the 2018 lease agreement was tacitly relocated. Secondly </w:t>
      </w:r>
      <w:r w:rsidR="007A724D">
        <w:rPr>
          <w:rFonts w:ascii="Times New Roman" w:hAnsi="Times New Roman" w:cs="Times New Roman"/>
          <w:sz w:val="24"/>
          <w:szCs w:val="24"/>
          <w:lang w:val="en-US"/>
        </w:rPr>
        <w:t>whether</w:t>
      </w:r>
      <w:r>
        <w:rPr>
          <w:rFonts w:ascii="Times New Roman" w:hAnsi="Times New Roman" w:cs="Times New Roman"/>
          <w:sz w:val="24"/>
          <w:szCs w:val="24"/>
          <w:lang w:val="en-US"/>
        </w:rPr>
        <w:t xml:space="preserve"> after the downsizing in 2014 the defendants made some </w:t>
      </w:r>
      <w:r w:rsidR="007A724D">
        <w:rPr>
          <w:rFonts w:ascii="Times New Roman" w:hAnsi="Times New Roman" w:cs="Times New Roman"/>
          <w:sz w:val="24"/>
          <w:szCs w:val="24"/>
          <w:lang w:val="en-US"/>
        </w:rPr>
        <w:t>concessions</w:t>
      </w:r>
      <w:r>
        <w:rPr>
          <w:rFonts w:ascii="Times New Roman" w:hAnsi="Times New Roman" w:cs="Times New Roman"/>
          <w:sz w:val="24"/>
          <w:szCs w:val="24"/>
          <w:lang w:val="en-US"/>
        </w:rPr>
        <w:t>.</w:t>
      </w:r>
    </w:p>
    <w:p w14:paraId="0F1CA170" w14:textId="35579ED9" w:rsidR="002C3021" w:rsidRDefault="002C3021"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I am of the firm view that there are material disputes of fact</w:t>
      </w:r>
      <w:r w:rsidR="00816EC4">
        <w:rPr>
          <w:rFonts w:ascii="Times New Roman" w:hAnsi="Times New Roman" w:cs="Times New Roman"/>
          <w:sz w:val="24"/>
          <w:szCs w:val="24"/>
          <w:lang w:val="en-US"/>
        </w:rPr>
        <w:t>s</w:t>
      </w:r>
      <w:r>
        <w:rPr>
          <w:rFonts w:ascii="Times New Roman" w:hAnsi="Times New Roman" w:cs="Times New Roman"/>
          <w:sz w:val="24"/>
          <w:szCs w:val="24"/>
          <w:lang w:val="en-US"/>
        </w:rPr>
        <w:t xml:space="preserve"> as to when the cause of action arose.</w:t>
      </w:r>
    </w:p>
    <w:p w14:paraId="37124795" w14:textId="3BBDD2EA" w:rsidR="002C3021" w:rsidRDefault="002C3021" w:rsidP="0094014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Both parties were alive to the possibility of such a finding. </w:t>
      </w:r>
      <w:r w:rsidRPr="007A724D">
        <w:rPr>
          <w:rFonts w:ascii="Times New Roman" w:hAnsi="Times New Roman" w:cs="Times New Roman"/>
          <w:i/>
          <w:iCs/>
          <w:sz w:val="24"/>
          <w:szCs w:val="24"/>
          <w:lang w:val="en-US"/>
        </w:rPr>
        <w:t>Mr Magwaliba</w:t>
      </w:r>
      <w:r>
        <w:rPr>
          <w:rFonts w:ascii="Times New Roman" w:hAnsi="Times New Roman" w:cs="Times New Roman"/>
          <w:sz w:val="24"/>
          <w:szCs w:val="24"/>
          <w:lang w:val="en-US"/>
        </w:rPr>
        <w:t xml:space="preserve"> submitted that the defendant can plead over in terms of R42 (7) so that the issues can be dealt with at trial.</w:t>
      </w:r>
    </w:p>
    <w:p w14:paraId="60B1C102" w14:textId="035E801C" w:rsidR="002C3021" w:rsidRDefault="002C3021" w:rsidP="002C3021">
      <w:pPr>
        <w:ind w:firstLine="720"/>
        <w:jc w:val="both"/>
        <w:rPr>
          <w:rFonts w:ascii="Times New Roman" w:hAnsi="Times New Roman" w:cs="Times New Roman"/>
          <w:sz w:val="24"/>
          <w:szCs w:val="24"/>
          <w:lang w:val="en-US"/>
        </w:rPr>
      </w:pPr>
      <w:r w:rsidRPr="007A724D">
        <w:rPr>
          <w:rFonts w:ascii="Times New Roman" w:hAnsi="Times New Roman" w:cs="Times New Roman"/>
          <w:i/>
          <w:iCs/>
          <w:sz w:val="24"/>
          <w:szCs w:val="24"/>
          <w:lang w:val="en-US"/>
        </w:rPr>
        <w:lastRenderedPageBreak/>
        <w:t>Mr Phiri</w:t>
      </w:r>
      <w:r>
        <w:rPr>
          <w:rFonts w:ascii="Times New Roman" w:hAnsi="Times New Roman" w:cs="Times New Roman"/>
          <w:sz w:val="24"/>
          <w:szCs w:val="24"/>
          <w:lang w:val="en-US"/>
        </w:rPr>
        <w:t xml:space="preserve"> was of a different opinion. He submitted that the rules do not provide for pleading over where a special plea is raised. In terms of R42 (1a) the special </w:t>
      </w:r>
      <w:r w:rsidR="007A724D">
        <w:rPr>
          <w:rFonts w:ascii="Times New Roman" w:hAnsi="Times New Roman" w:cs="Times New Roman"/>
          <w:sz w:val="24"/>
          <w:szCs w:val="24"/>
          <w:lang w:val="en-US"/>
        </w:rPr>
        <w:t>plea</w:t>
      </w:r>
      <w:r>
        <w:rPr>
          <w:rFonts w:ascii="Times New Roman" w:hAnsi="Times New Roman" w:cs="Times New Roman"/>
          <w:sz w:val="24"/>
          <w:szCs w:val="24"/>
          <w:lang w:val="en-US"/>
        </w:rPr>
        <w:t xml:space="preserve"> must be disposed of first.</w:t>
      </w:r>
    </w:p>
    <w:p w14:paraId="3504A462" w14:textId="5AB77176" w:rsidR="002C3021" w:rsidRDefault="002C3021" w:rsidP="002C3021">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R42 deals with exceptions, special pleas, applications to strike out and applications for particulars. R42 (1a) relied upon by the defendant allows a party to take a plea in bar or in abatement which potentially disposes of the matter. It does not </w:t>
      </w:r>
      <w:r w:rsidR="007A724D">
        <w:rPr>
          <w:rFonts w:ascii="Times New Roman" w:hAnsi="Times New Roman" w:cs="Times New Roman"/>
          <w:sz w:val="24"/>
          <w:szCs w:val="24"/>
          <w:lang w:val="en-US"/>
        </w:rPr>
        <w:t>disallow pleading</w:t>
      </w:r>
      <w:r>
        <w:rPr>
          <w:rFonts w:ascii="Times New Roman" w:hAnsi="Times New Roman" w:cs="Times New Roman"/>
          <w:sz w:val="24"/>
          <w:szCs w:val="24"/>
          <w:lang w:val="en-US"/>
        </w:rPr>
        <w:t xml:space="preserve"> over.</w:t>
      </w:r>
    </w:p>
    <w:p w14:paraId="0BA9A50B" w14:textId="5666182B" w:rsidR="002C3021" w:rsidRDefault="002C3021" w:rsidP="002C3021">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my view, that the rules </w:t>
      </w:r>
      <w:r w:rsidR="007A724D">
        <w:rPr>
          <w:rFonts w:ascii="Times New Roman" w:hAnsi="Times New Roman" w:cs="Times New Roman"/>
          <w:sz w:val="24"/>
          <w:szCs w:val="24"/>
          <w:lang w:val="en-US"/>
        </w:rPr>
        <w:t>allow</w:t>
      </w:r>
      <w:r>
        <w:rPr>
          <w:rFonts w:ascii="Times New Roman" w:hAnsi="Times New Roman" w:cs="Times New Roman"/>
          <w:sz w:val="24"/>
          <w:szCs w:val="24"/>
          <w:lang w:val="en-US"/>
        </w:rPr>
        <w:t xml:space="preserve"> for pleading over is evident</w:t>
      </w:r>
      <w:r w:rsidR="00AF45D2">
        <w:rPr>
          <w:rFonts w:ascii="Times New Roman" w:hAnsi="Times New Roman" w:cs="Times New Roman"/>
          <w:sz w:val="24"/>
          <w:szCs w:val="24"/>
          <w:lang w:val="en-US"/>
        </w:rPr>
        <w:t xml:space="preserve"> </w:t>
      </w:r>
      <w:r>
        <w:rPr>
          <w:rFonts w:ascii="Times New Roman" w:hAnsi="Times New Roman" w:cs="Times New Roman"/>
          <w:sz w:val="24"/>
          <w:szCs w:val="24"/>
          <w:lang w:val="en-US"/>
        </w:rPr>
        <w:t>from R42 (7) relied upon by the plaintiff. It provides</w:t>
      </w:r>
      <w:r w:rsidR="000B01B1">
        <w:rPr>
          <w:rFonts w:ascii="Times New Roman" w:hAnsi="Times New Roman" w:cs="Times New Roman"/>
          <w:sz w:val="24"/>
          <w:szCs w:val="24"/>
          <w:lang w:val="en-US"/>
        </w:rPr>
        <w:t>,</w:t>
      </w:r>
    </w:p>
    <w:p w14:paraId="7912F76E" w14:textId="7D8FCE4D" w:rsidR="000B01B1" w:rsidRDefault="000B01B1" w:rsidP="000B01B1">
      <w:pPr>
        <w:ind w:left="720"/>
        <w:jc w:val="both"/>
        <w:rPr>
          <w:rFonts w:ascii="Times New Roman" w:hAnsi="Times New Roman" w:cs="Times New Roman"/>
          <w:sz w:val="24"/>
          <w:szCs w:val="24"/>
          <w:lang w:val="en-US"/>
        </w:rPr>
      </w:pPr>
      <w:r w:rsidRPr="000B01B1">
        <w:rPr>
          <w:rFonts w:ascii="Times New Roman" w:hAnsi="Times New Roman" w:cs="Times New Roman"/>
          <w:sz w:val="24"/>
          <w:szCs w:val="24"/>
        </w:rPr>
        <w:t xml:space="preserve">(7) Wherever any exception is taken to any pleading or an application to strike out is made, until it has been determined, no plea, replication or other pleading shall be necessary except as provided for in sub rule (8). </w:t>
      </w:r>
    </w:p>
    <w:p w14:paraId="1E90A7B9" w14:textId="5E6FF3D5" w:rsidR="00EA2BA3" w:rsidRDefault="00105DD5" w:rsidP="002C3021">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That rule is clear. It is only where an exception to any pleading or an application to strike out is made that no further pleadings maybe filed. That which is not prohibited can be done. The rationale is that an exception or an application to strike out are matters evidence </w:t>
      </w:r>
      <w:r w:rsidRPr="009849AA">
        <w:rPr>
          <w:rFonts w:ascii="Times New Roman" w:hAnsi="Times New Roman" w:cs="Times New Roman"/>
          <w:i/>
          <w:iCs/>
          <w:sz w:val="24"/>
          <w:szCs w:val="24"/>
          <w:lang w:val="en-US"/>
        </w:rPr>
        <w:t>ex facie</w:t>
      </w:r>
      <w:r>
        <w:rPr>
          <w:rFonts w:ascii="Times New Roman" w:hAnsi="Times New Roman" w:cs="Times New Roman"/>
          <w:sz w:val="24"/>
          <w:szCs w:val="24"/>
          <w:lang w:val="en-US"/>
        </w:rPr>
        <w:t xml:space="preserve"> the pleadings as opposed to special pleas</w:t>
      </w:r>
      <w:r w:rsidR="00E603D7">
        <w:rPr>
          <w:rFonts w:ascii="Times New Roman" w:hAnsi="Times New Roman" w:cs="Times New Roman"/>
          <w:sz w:val="24"/>
          <w:szCs w:val="24"/>
          <w:lang w:val="en-US"/>
        </w:rPr>
        <w:t xml:space="preserve"> that may require evidence</w:t>
      </w:r>
      <w:r>
        <w:rPr>
          <w:rFonts w:ascii="Times New Roman" w:hAnsi="Times New Roman" w:cs="Times New Roman"/>
          <w:sz w:val="24"/>
          <w:szCs w:val="24"/>
          <w:lang w:val="en-US"/>
        </w:rPr>
        <w:t>.</w:t>
      </w:r>
    </w:p>
    <w:p w14:paraId="23B0CDB7" w14:textId="0B8FDAB6" w:rsidR="00F97070" w:rsidRDefault="00F97070" w:rsidP="002C3021">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I therefore come to the point that this matter must be dealt with as a trial</w:t>
      </w:r>
      <w:r w:rsidR="00E603D7">
        <w:rPr>
          <w:rFonts w:ascii="Times New Roman" w:hAnsi="Times New Roman" w:cs="Times New Roman"/>
          <w:sz w:val="24"/>
          <w:szCs w:val="24"/>
          <w:lang w:val="en-US"/>
        </w:rPr>
        <w:t xml:space="preserve"> cause</w:t>
      </w:r>
      <w:r>
        <w:rPr>
          <w:rFonts w:ascii="Times New Roman" w:hAnsi="Times New Roman" w:cs="Times New Roman"/>
          <w:sz w:val="24"/>
          <w:szCs w:val="24"/>
          <w:lang w:val="en-US"/>
        </w:rPr>
        <w:t xml:space="preserve">. For the avoidance of doubt, the matter is referred back to the trial cause roll so that the defendant can plead over. The main matter and the special </w:t>
      </w:r>
      <w:r w:rsidR="00D74971">
        <w:rPr>
          <w:rFonts w:ascii="Times New Roman" w:hAnsi="Times New Roman" w:cs="Times New Roman"/>
          <w:sz w:val="24"/>
          <w:szCs w:val="24"/>
          <w:lang w:val="en-US"/>
        </w:rPr>
        <w:t>plea</w:t>
      </w:r>
      <w:r>
        <w:rPr>
          <w:rFonts w:ascii="Times New Roman" w:hAnsi="Times New Roman" w:cs="Times New Roman"/>
          <w:sz w:val="24"/>
          <w:szCs w:val="24"/>
          <w:lang w:val="en-US"/>
        </w:rPr>
        <w:t xml:space="preserve"> shall be addressed simultaneously due to the need for evidence.</w:t>
      </w:r>
    </w:p>
    <w:p w14:paraId="578703E9" w14:textId="4ABA4444" w:rsidR="00F97070" w:rsidRDefault="00F97070" w:rsidP="002C3021">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w:t>
      </w:r>
      <w:r w:rsidR="00E603D7">
        <w:rPr>
          <w:rFonts w:ascii="Times New Roman" w:hAnsi="Times New Roman" w:cs="Times New Roman"/>
          <w:sz w:val="24"/>
          <w:szCs w:val="24"/>
          <w:lang w:val="en-US"/>
        </w:rPr>
        <w:t>believed</w:t>
      </w:r>
      <w:r>
        <w:rPr>
          <w:rFonts w:ascii="Times New Roman" w:hAnsi="Times New Roman" w:cs="Times New Roman"/>
          <w:sz w:val="24"/>
          <w:szCs w:val="24"/>
          <w:lang w:val="en-US"/>
        </w:rPr>
        <w:t xml:space="preserve"> costs on a higher scale against the defendant was appropriate in this case. The defendant was adamant to proceed in the face of settled position of the law and the clear disputed facts of the case.</w:t>
      </w:r>
      <w:r w:rsidR="00D74971">
        <w:rPr>
          <w:rFonts w:ascii="Times New Roman" w:hAnsi="Times New Roman" w:cs="Times New Roman"/>
          <w:sz w:val="24"/>
          <w:szCs w:val="24"/>
          <w:lang w:val="en-US"/>
        </w:rPr>
        <w:t xml:space="preserve"> I would have asked the legal representatives to address the court on the </w:t>
      </w:r>
      <w:r w:rsidR="007A7D11">
        <w:rPr>
          <w:rFonts w:ascii="Times New Roman" w:hAnsi="Times New Roman" w:cs="Times New Roman"/>
          <w:sz w:val="24"/>
          <w:szCs w:val="24"/>
          <w:lang w:val="en-US"/>
        </w:rPr>
        <w:t>issue. However</w:t>
      </w:r>
      <w:r w:rsidR="007A724D">
        <w:rPr>
          <w:rFonts w:ascii="Times New Roman" w:hAnsi="Times New Roman" w:cs="Times New Roman"/>
          <w:sz w:val="24"/>
          <w:szCs w:val="24"/>
          <w:lang w:val="en-US"/>
        </w:rPr>
        <w:t>,</w:t>
      </w:r>
      <w:r>
        <w:rPr>
          <w:rFonts w:ascii="Times New Roman" w:hAnsi="Times New Roman" w:cs="Times New Roman"/>
          <w:sz w:val="24"/>
          <w:szCs w:val="24"/>
          <w:lang w:val="en-US"/>
        </w:rPr>
        <w:t xml:space="preserve"> both </w:t>
      </w:r>
      <w:r w:rsidRPr="007A724D">
        <w:rPr>
          <w:rFonts w:ascii="Times New Roman" w:hAnsi="Times New Roman" w:cs="Times New Roman"/>
          <w:i/>
          <w:iCs/>
          <w:sz w:val="24"/>
          <w:szCs w:val="24"/>
          <w:lang w:val="en-US"/>
        </w:rPr>
        <w:t>Mr Magwaliba</w:t>
      </w:r>
      <w:r>
        <w:rPr>
          <w:rFonts w:ascii="Times New Roman" w:hAnsi="Times New Roman" w:cs="Times New Roman"/>
          <w:sz w:val="24"/>
          <w:szCs w:val="24"/>
          <w:lang w:val="en-US"/>
        </w:rPr>
        <w:t xml:space="preserve"> and </w:t>
      </w:r>
      <w:r w:rsidRPr="007A724D">
        <w:rPr>
          <w:rFonts w:ascii="Times New Roman" w:hAnsi="Times New Roman" w:cs="Times New Roman"/>
          <w:i/>
          <w:iCs/>
          <w:sz w:val="24"/>
          <w:szCs w:val="24"/>
          <w:lang w:val="en-US"/>
        </w:rPr>
        <w:t>Mr Phiri</w:t>
      </w:r>
      <w:r>
        <w:rPr>
          <w:rFonts w:ascii="Times New Roman" w:hAnsi="Times New Roman" w:cs="Times New Roman"/>
          <w:sz w:val="24"/>
          <w:szCs w:val="24"/>
          <w:lang w:val="en-US"/>
        </w:rPr>
        <w:t xml:space="preserve"> did not appear before the court, they sent representatives. I shall therefore order </w:t>
      </w:r>
      <w:r w:rsidR="007A7D11">
        <w:rPr>
          <w:rFonts w:ascii="Times New Roman" w:hAnsi="Times New Roman" w:cs="Times New Roman"/>
          <w:sz w:val="24"/>
          <w:szCs w:val="24"/>
          <w:lang w:val="en-US"/>
        </w:rPr>
        <w:t>that</w:t>
      </w:r>
      <w:r w:rsidR="00FE2C5A">
        <w:rPr>
          <w:rFonts w:ascii="Times New Roman" w:hAnsi="Times New Roman" w:cs="Times New Roman"/>
          <w:sz w:val="24"/>
          <w:szCs w:val="24"/>
          <w:lang w:val="en-US"/>
        </w:rPr>
        <w:t xml:space="preserve"> </w:t>
      </w:r>
      <w:r w:rsidR="007A7D11">
        <w:rPr>
          <w:rFonts w:ascii="Times New Roman" w:hAnsi="Times New Roman" w:cs="Times New Roman"/>
          <w:sz w:val="24"/>
          <w:szCs w:val="24"/>
          <w:lang w:val="en-US"/>
        </w:rPr>
        <w:t>costs</w:t>
      </w:r>
      <w:r>
        <w:rPr>
          <w:rFonts w:ascii="Times New Roman" w:hAnsi="Times New Roman" w:cs="Times New Roman"/>
          <w:sz w:val="24"/>
          <w:szCs w:val="24"/>
          <w:lang w:val="en-US"/>
        </w:rPr>
        <w:t xml:space="preserve"> be in the cause.</w:t>
      </w:r>
    </w:p>
    <w:p w14:paraId="7F138A4D" w14:textId="63066DB7" w:rsidR="00F97070" w:rsidRDefault="005A6095" w:rsidP="002C3021">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Accordingly,</w:t>
      </w:r>
      <w:r w:rsidR="00F97070">
        <w:rPr>
          <w:rFonts w:ascii="Times New Roman" w:hAnsi="Times New Roman" w:cs="Times New Roman"/>
          <w:sz w:val="24"/>
          <w:szCs w:val="24"/>
          <w:lang w:val="en-US"/>
        </w:rPr>
        <w:t xml:space="preserve"> the following order is made;</w:t>
      </w:r>
    </w:p>
    <w:p w14:paraId="075EFEE2" w14:textId="7909E1CD" w:rsidR="00F97070" w:rsidRDefault="00F97070" w:rsidP="00F97070">
      <w:pPr>
        <w:pStyle w:val="ListParagraph"/>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The matter</w:t>
      </w:r>
      <w:r w:rsidR="00FB1C89">
        <w:rPr>
          <w:rFonts w:ascii="Times New Roman" w:hAnsi="Times New Roman" w:cs="Times New Roman"/>
          <w:sz w:val="24"/>
          <w:szCs w:val="24"/>
          <w:lang w:val="en-US"/>
        </w:rPr>
        <w:t xml:space="preserve"> be and is hereby </w:t>
      </w:r>
      <w:r>
        <w:rPr>
          <w:rFonts w:ascii="Times New Roman" w:hAnsi="Times New Roman" w:cs="Times New Roman"/>
          <w:sz w:val="24"/>
          <w:szCs w:val="24"/>
          <w:lang w:val="en-US"/>
        </w:rPr>
        <w:t>referred to trial.</w:t>
      </w:r>
    </w:p>
    <w:p w14:paraId="51EDB4BF" w14:textId="66D9AFEE" w:rsidR="00F97070" w:rsidRDefault="00F97070" w:rsidP="00F97070">
      <w:pPr>
        <w:pStyle w:val="ListParagraph"/>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The defendant shall plead over</w:t>
      </w:r>
      <w:r w:rsidR="00FB1C89">
        <w:rPr>
          <w:rFonts w:ascii="Times New Roman" w:hAnsi="Times New Roman" w:cs="Times New Roman"/>
          <w:sz w:val="24"/>
          <w:szCs w:val="24"/>
          <w:lang w:val="en-US"/>
        </w:rPr>
        <w:t xml:space="preserve"> in the main </w:t>
      </w:r>
      <w:r w:rsidR="001A3364">
        <w:rPr>
          <w:rFonts w:ascii="Times New Roman" w:hAnsi="Times New Roman" w:cs="Times New Roman"/>
          <w:sz w:val="24"/>
          <w:szCs w:val="24"/>
          <w:lang w:val="en-US"/>
        </w:rPr>
        <w:t>matter and</w:t>
      </w:r>
      <w:r w:rsidR="00B161A0">
        <w:rPr>
          <w:rFonts w:ascii="Times New Roman" w:hAnsi="Times New Roman" w:cs="Times New Roman"/>
          <w:sz w:val="24"/>
          <w:szCs w:val="24"/>
          <w:lang w:val="en-US"/>
        </w:rPr>
        <w:t xml:space="preserve"> thereafter the matter shall proceed in terms of the </w:t>
      </w:r>
      <w:r>
        <w:rPr>
          <w:rFonts w:ascii="Times New Roman" w:hAnsi="Times New Roman" w:cs="Times New Roman"/>
          <w:sz w:val="24"/>
          <w:szCs w:val="24"/>
          <w:lang w:val="en-US"/>
        </w:rPr>
        <w:t>rules</w:t>
      </w:r>
      <w:r w:rsidR="001A3364">
        <w:rPr>
          <w:rFonts w:ascii="Times New Roman" w:hAnsi="Times New Roman" w:cs="Times New Roman"/>
          <w:sz w:val="24"/>
          <w:szCs w:val="24"/>
          <w:lang w:val="en-US"/>
        </w:rPr>
        <w:t>.</w:t>
      </w:r>
    </w:p>
    <w:p w14:paraId="50A393D8" w14:textId="01B78D39" w:rsidR="00F97070" w:rsidRPr="00F97070" w:rsidRDefault="00F97070" w:rsidP="00F97070">
      <w:pPr>
        <w:pStyle w:val="ListParagraph"/>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Costs be in the cause.</w:t>
      </w:r>
    </w:p>
    <w:p w14:paraId="2AEEDA15" w14:textId="77777777" w:rsidR="00553662" w:rsidRDefault="00553662" w:rsidP="0067186A">
      <w:pPr>
        <w:jc w:val="both"/>
        <w:rPr>
          <w:rFonts w:ascii="Times New Roman" w:hAnsi="Times New Roman" w:cs="Times New Roman"/>
          <w:sz w:val="24"/>
          <w:szCs w:val="24"/>
        </w:rPr>
      </w:pPr>
    </w:p>
    <w:p w14:paraId="16C8CD3F" w14:textId="77777777" w:rsidR="00F35FE1" w:rsidRDefault="00F35FE1" w:rsidP="000E36AD">
      <w:pPr>
        <w:ind w:firstLine="720"/>
        <w:jc w:val="both"/>
        <w:rPr>
          <w:rFonts w:ascii="Times New Roman" w:hAnsi="Times New Roman" w:cs="Times New Roman"/>
          <w:sz w:val="24"/>
          <w:szCs w:val="24"/>
        </w:rPr>
      </w:pPr>
    </w:p>
    <w:p w14:paraId="461EBE39" w14:textId="77777777" w:rsidR="00FE2C5A" w:rsidRDefault="001F19D6" w:rsidP="00C73CDA">
      <w:pPr>
        <w:jc w:val="both"/>
        <w:rPr>
          <w:rFonts w:ascii="Times New Roman" w:hAnsi="Times New Roman" w:cs="Times New Roman"/>
          <w:i/>
          <w:iCs/>
          <w:sz w:val="24"/>
          <w:szCs w:val="24"/>
          <w:lang w:val="en-US"/>
        </w:rPr>
      </w:pPr>
      <w:r w:rsidRPr="001C6921">
        <w:rPr>
          <w:rFonts w:ascii="Times New Roman" w:hAnsi="Times New Roman" w:cs="Times New Roman"/>
          <w:i/>
          <w:iCs/>
          <w:sz w:val="24"/>
          <w:szCs w:val="24"/>
          <w:lang w:val="en-US"/>
        </w:rPr>
        <w:t>Magwaliba</w:t>
      </w:r>
      <w:r w:rsidR="00C80D67" w:rsidRPr="001C6921">
        <w:rPr>
          <w:rFonts w:ascii="Times New Roman" w:hAnsi="Times New Roman" w:cs="Times New Roman"/>
          <w:i/>
          <w:iCs/>
          <w:sz w:val="24"/>
          <w:szCs w:val="24"/>
          <w:lang w:val="en-US"/>
        </w:rPr>
        <w:t xml:space="preserve"> &amp; Kwirira</w:t>
      </w:r>
      <w:r w:rsidR="00C124AD" w:rsidRPr="001C6921">
        <w:rPr>
          <w:rFonts w:ascii="Times New Roman" w:hAnsi="Times New Roman" w:cs="Times New Roman"/>
          <w:i/>
          <w:iCs/>
          <w:sz w:val="24"/>
          <w:szCs w:val="24"/>
          <w:lang w:val="en-US"/>
        </w:rPr>
        <w:t>,</w:t>
      </w:r>
      <w:r w:rsidR="00750DAC" w:rsidRPr="001C6921">
        <w:rPr>
          <w:rFonts w:ascii="Times New Roman" w:hAnsi="Times New Roman" w:cs="Times New Roman"/>
          <w:i/>
          <w:iCs/>
          <w:sz w:val="24"/>
          <w:szCs w:val="24"/>
          <w:lang w:val="en-US"/>
        </w:rPr>
        <w:t xml:space="preserve"> the </w:t>
      </w:r>
      <w:r w:rsidR="000D2647" w:rsidRPr="001C6921">
        <w:rPr>
          <w:rFonts w:ascii="Times New Roman" w:hAnsi="Times New Roman" w:cs="Times New Roman"/>
          <w:i/>
          <w:iCs/>
          <w:sz w:val="24"/>
          <w:szCs w:val="24"/>
          <w:lang w:val="en-US"/>
        </w:rPr>
        <w:t>plaintiff</w:t>
      </w:r>
      <w:r w:rsidR="00750DAC" w:rsidRPr="001C6921">
        <w:rPr>
          <w:rFonts w:ascii="Times New Roman" w:hAnsi="Times New Roman" w:cs="Times New Roman"/>
          <w:i/>
          <w:iCs/>
          <w:sz w:val="24"/>
          <w:szCs w:val="24"/>
          <w:lang w:val="en-US"/>
        </w:rPr>
        <w:t>’</w:t>
      </w:r>
      <w:r w:rsidR="00A51C3A" w:rsidRPr="001C6921">
        <w:rPr>
          <w:rFonts w:ascii="Times New Roman" w:hAnsi="Times New Roman" w:cs="Times New Roman"/>
          <w:i/>
          <w:iCs/>
          <w:sz w:val="24"/>
          <w:szCs w:val="24"/>
          <w:lang w:val="en-US"/>
        </w:rPr>
        <w:t>s Legal P</w:t>
      </w:r>
      <w:r w:rsidR="00750DAC" w:rsidRPr="001C6921">
        <w:rPr>
          <w:rFonts w:ascii="Times New Roman" w:hAnsi="Times New Roman" w:cs="Times New Roman"/>
          <w:i/>
          <w:iCs/>
          <w:sz w:val="24"/>
          <w:szCs w:val="24"/>
          <w:lang w:val="en-US"/>
        </w:rPr>
        <w:t>ractitioners</w:t>
      </w:r>
    </w:p>
    <w:p w14:paraId="597908F2" w14:textId="02BA74C8" w:rsidR="0024600A" w:rsidRPr="001C6921" w:rsidRDefault="00B90426" w:rsidP="00C73CDA">
      <w:pPr>
        <w:jc w:val="both"/>
        <w:rPr>
          <w:rFonts w:ascii="Times New Roman" w:hAnsi="Times New Roman" w:cs="Times New Roman"/>
          <w:i/>
          <w:iCs/>
          <w:sz w:val="24"/>
          <w:szCs w:val="24"/>
          <w:lang w:val="en-US"/>
        </w:rPr>
      </w:pPr>
      <w:r w:rsidRPr="001C6921">
        <w:rPr>
          <w:rFonts w:ascii="Times New Roman" w:hAnsi="Times New Roman" w:cs="Times New Roman"/>
          <w:i/>
          <w:iCs/>
          <w:sz w:val="24"/>
          <w:szCs w:val="24"/>
          <w:lang w:val="en-US"/>
        </w:rPr>
        <w:t xml:space="preserve">Muvingi &amp; </w:t>
      </w:r>
      <w:r w:rsidR="003E6C7E" w:rsidRPr="001C6921">
        <w:rPr>
          <w:rFonts w:ascii="Times New Roman" w:hAnsi="Times New Roman" w:cs="Times New Roman"/>
          <w:i/>
          <w:iCs/>
          <w:sz w:val="24"/>
          <w:szCs w:val="24"/>
          <w:lang w:val="en-US"/>
        </w:rPr>
        <w:t>Mugadza,</w:t>
      </w:r>
      <w:r w:rsidRPr="001C6921">
        <w:rPr>
          <w:rFonts w:ascii="Times New Roman" w:hAnsi="Times New Roman" w:cs="Times New Roman"/>
          <w:i/>
          <w:iCs/>
          <w:sz w:val="24"/>
          <w:szCs w:val="24"/>
          <w:lang w:val="en-US"/>
        </w:rPr>
        <w:t xml:space="preserve"> the defendant’s Legal Practi</w:t>
      </w:r>
      <w:r w:rsidR="001C6921" w:rsidRPr="001C6921">
        <w:rPr>
          <w:rFonts w:ascii="Times New Roman" w:hAnsi="Times New Roman" w:cs="Times New Roman"/>
          <w:i/>
          <w:iCs/>
          <w:sz w:val="24"/>
          <w:szCs w:val="24"/>
          <w:lang w:val="en-US"/>
        </w:rPr>
        <w:t>tioners</w:t>
      </w:r>
    </w:p>
    <w:sectPr w:rsidR="0024600A" w:rsidRPr="001C692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4826" w14:textId="77777777" w:rsidR="00152A35" w:rsidRDefault="00152A35" w:rsidP="002B5C97">
      <w:pPr>
        <w:spacing w:after="0" w:line="240" w:lineRule="auto"/>
      </w:pPr>
      <w:r>
        <w:separator/>
      </w:r>
    </w:p>
  </w:endnote>
  <w:endnote w:type="continuationSeparator" w:id="0">
    <w:p w14:paraId="56A51304" w14:textId="77777777" w:rsidR="00152A35" w:rsidRDefault="00152A35" w:rsidP="002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CF4BE" w14:textId="77777777" w:rsidR="00152A35" w:rsidRDefault="00152A35" w:rsidP="002B5C97">
      <w:pPr>
        <w:spacing w:after="0" w:line="240" w:lineRule="auto"/>
      </w:pPr>
      <w:r>
        <w:separator/>
      </w:r>
    </w:p>
  </w:footnote>
  <w:footnote w:type="continuationSeparator" w:id="0">
    <w:p w14:paraId="16E182AB" w14:textId="77777777" w:rsidR="00152A35" w:rsidRDefault="00152A35" w:rsidP="002B5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78354"/>
      <w:docPartObj>
        <w:docPartGallery w:val="Page Numbers (Top of Page)"/>
        <w:docPartUnique/>
      </w:docPartObj>
    </w:sdtPr>
    <w:sdtEndPr>
      <w:rPr>
        <w:noProof/>
      </w:rPr>
    </w:sdtEndPr>
    <w:sdtContent>
      <w:p w14:paraId="1FD07BBD" w14:textId="419274A4" w:rsidR="009629DC" w:rsidRDefault="009629DC">
        <w:pPr>
          <w:pStyle w:val="Header"/>
          <w:jc w:val="right"/>
          <w:rPr>
            <w:noProof/>
          </w:rPr>
        </w:pPr>
        <w:r>
          <w:fldChar w:fldCharType="begin"/>
        </w:r>
        <w:r>
          <w:instrText xml:space="preserve"> PAGE   \* MERGEFORMAT </w:instrText>
        </w:r>
        <w:r>
          <w:fldChar w:fldCharType="separate"/>
        </w:r>
        <w:r w:rsidR="0035105E">
          <w:rPr>
            <w:noProof/>
          </w:rPr>
          <w:t>1</w:t>
        </w:r>
        <w:r>
          <w:rPr>
            <w:noProof/>
          </w:rPr>
          <w:fldChar w:fldCharType="end"/>
        </w:r>
      </w:p>
      <w:p w14:paraId="721AF49B" w14:textId="0C49C270" w:rsidR="00704C23" w:rsidRDefault="009629DC" w:rsidP="006851BC">
        <w:pPr>
          <w:pStyle w:val="Header"/>
          <w:jc w:val="right"/>
          <w:rPr>
            <w:noProof/>
          </w:rPr>
        </w:pPr>
        <w:r>
          <w:rPr>
            <w:noProof/>
          </w:rPr>
          <w:t xml:space="preserve">HCC </w:t>
        </w:r>
        <w:r w:rsidR="00FE2C5A">
          <w:rPr>
            <w:noProof/>
          </w:rPr>
          <w:t>28/25</w:t>
        </w:r>
      </w:p>
      <w:p w14:paraId="232A0C4A" w14:textId="03C08F15" w:rsidR="009629DC" w:rsidRDefault="00704C23" w:rsidP="006851BC">
        <w:pPr>
          <w:pStyle w:val="Header"/>
          <w:jc w:val="right"/>
          <w:rPr>
            <w:noProof/>
          </w:rPr>
        </w:pPr>
        <w:r>
          <w:rPr>
            <w:noProof/>
          </w:rPr>
          <w:t>HCC</w:t>
        </w:r>
        <w:r w:rsidR="003A0B3F">
          <w:rPr>
            <w:noProof/>
          </w:rPr>
          <w:t>C</w:t>
        </w:r>
        <w:r>
          <w:rPr>
            <w:noProof/>
          </w:rPr>
          <w:t xml:space="preserve"> </w:t>
        </w:r>
        <w:r w:rsidR="003A0B3F">
          <w:rPr>
            <w:noProof/>
          </w:rPr>
          <w:t>18</w:t>
        </w:r>
        <w:r>
          <w:rPr>
            <w:noProof/>
          </w:rPr>
          <w:t>/25</w:t>
        </w:r>
      </w:p>
    </w:sdtContent>
  </w:sdt>
  <w:p w14:paraId="298FF44D" w14:textId="77777777" w:rsidR="009629DC" w:rsidRDefault="009629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32C"/>
    <w:multiLevelType w:val="hybridMultilevel"/>
    <w:tmpl w:val="F990D4A2"/>
    <w:lvl w:ilvl="0" w:tplc="FAA8BA2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23C57AB9"/>
    <w:multiLevelType w:val="hybridMultilevel"/>
    <w:tmpl w:val="C82E22D4"/>
    <w:lvl w:ilvl="0" w:tplc="B8926CF0">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3BBE1CBB"/>
    <w:multiLevelType w:val="hybridMultilevel"/>
    <w:tmpl w:val="A404DD40"/>
    <w:lvl w:ilvl="0" w:tplc="77EC0F32">
      <w:start w:val="1"/>
      <w:numFmt w:val="decimal"/>
      <w:lvlText w:val="%1."/>
      <w:lvlJc w:val="left"/>
      <w:pPr>
        <w:ind w:left="720" w:hanging="360"/>
      </w:pPr>
      <w:rPr>
        <w:rFonts w:hint="default"/>
        <w:b/>
        <w:i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42D47358"/>
    <w:multiLevelType w:val="hybridMultilevel"/>
    <w:tmpl w:val="52BEA62A"/>
    <w:lvl w:ilvl="0" w:tplc="A7B429B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54AA5433"/>
    <w:multiLevelType w:val="hybridMultilevel"/>
    <w:tmpl w:val="2A0EA09A"/>
    <w:lvl w:ilvl="0" w:tplc="2D48816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56873DF0"/>
    <w:multiLevelType w:val="hybridMultilevel"/>
    <w:tmpl w:val="79E0E658"/>
    <w:lvl w:ilvl="0" w:tplc="AC328CA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16cid:durableId="867983697">
    <w:abstractNumId w:val="2"/>
  </w:num>
  <w:num w:numId="2" w16cid:durableId="1982730363">
    <w:abstractNumId w:val="4"/>
  </w:num>
  <w:num w:numId="3" w16cid:durableId="907958016">
    <w:abstractNumId w:val="1"/>
  </w:num>
  <w:num w:numId="4" w16cid:durableId="87819524">
    <w:abstractNumId w:val="5"/>
  </w:num>
  <w:num w:numId="5" w16cid:durableId="367874944">
    <w:abstractNumId w:val="3"/>
  </w:num>
  <w:num w:numId="6" w16cid:durableId="990213968">
    <w:abstractNumId w:val="0"/>
  </w:num>
  <w:num w:numId="7" w16cid:durableId="113371808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gova Tatenda">
    <w15:presenceInfo w15:providerId="None" w15:userId="Mugova Taten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38"/>
    <w:rsid w:val="000045FF"/>
    <w:rsid w:val="0000739E"/>
    <w:rsid w:val="000119BA"/>
    <w:rsid w:val="0001230A"/>
    <w:rsid w:val="00012EC0"/>
    <w:rsid w:val="00013F4B"/>
    <w:rsid w:val="0001406B"/>
    <w:rsid w:val="000162F8"/>
    <w:rsid w:val="00020C92"/>
    <w:rsid w:val="00023FB5"/>
    <w:rsid w:val="00024D48"/>
    <w:rsid w:val="000255E4"/>
    <w:rsid w:val="00027786"/>
    <w:rsid w:val="0003162D"/>
    <w:rsid w:val="00034E2D"/>
    <w:rsid w:val="0004263E"/>
    <w:rsid w:val="00042A33"/>
    <w:rsid w:val="00042B4A"/>
    <w:rsid w:val="000518BC"/>
    <w:rsid w:val="00051919"/>
    <w:rsid w:val="0005323B"/>
    <w:rsid w:val="00053619"/>
    <w:rsid w:val="00053E1F"/>
    <w:rsid w:val="00057C1A"/>
    <w:rsid w:val="00067A3F"/>
    <w:rsid w:val="00070E9B"/>
    <w:rsid w:val="00071263"/>
    <w:rsid w:val="00072076"/>
    <w:rsid w:val="00072D34"/>
    <w:rsid w:val="00073ED2"/>
    <w:rsid w:val="00074158"/>
    <w:rsid w:val="00074CAA"/>
    <w:rsid w:val="0008071F"/>
    <w:rsid w:val="000820FB"/>
    <w:rsid w:val="000846E9"/>
    <w:rsid w:val="00085872"/>
    <w:rsid w:val="00087252"/>
    <w:rsid w:val="00087D3E"/>
    <w:rsid w:val="00090179"/>
    <w:rsid w:val="0009596C"/>
    <w:rsid w:val="000A1CFC"/>
    <w:rsid w:val="000A2733"/>
    <w:rsid w:val="000A6A8C"/>
    <w:rsid w:val="000B01B1"/>
    <w:rsid w:val="000B18A4"/>
    <w:rsid w:val="000B378B"/>
    <w:rsid w:val="000B4951"/>
    <w:rsid w:val="000B4D9E"/>
    <w:rsid w:val="000C0E65"/>
    <w:rsid w:val="000D0317"/>
    <w:rsid w:val="000D1882"/>
    <w:rsid w:val="000D2647"/>
    <w:rsid w:val="000D43BC"/>
    <w:rsid w:val="000D57F9"/>
    <w:rsid w:val="000D5F9E"/>
    <w:rsid w:val="000E0C38"/>
    <w:rsid w:val="000E36AD"/>
    <w:rsid w:val="000E41D9"/>
    <w:rsid w:val="000E758F"/>
    <w:rsid w:val="000F2689"/>
    <w:rsid w:val="000F3483"/>
    <w:rsid w:val="00100404"/>
    <w:rsid w:val="001016D3"/>
    <w:rsid w:val="00102C9B"/>
    <w:rsid w:val="001031AC"/>
    <w:rsid w:val="001048F2"/>
    <w:rsid w:val="00105AE0"/>
    <w:rsid w:val="00105DD5"/>
    <w:rsid w:val="00107421"/>
    <w:rsid w:val="001101A3"/>
    <w:rsid w:val="00110683"/>
    <w:rsid w:val="00111826"/>
    <w:rsid w:val="00112123"/>
    <w:rsid w:val="00113206"/>
    <w:rsid w:val="00115F8F"/>
    <w:rsid w:val="00117E01"/>
    <w:rsid w:val="001208DD"/>
    <w:rsid w:val="00120C6B"/>
    <w:rsid w:val="0012126E"/>
    <w:rsid w:val="001235A4"/>
    <w:rsid w:val="001247A0"/>
    <w:rsid w:val="0013215D"/>
    <w:rsid w:val="001331CB"/>
    <w:rsid w:val="00133E6E"/>
    <w:rsid w:val="00135A62"/>
    <w:rsid w:val="00136D33"/>
    <w:rsid w:val="00144049"/>
    <w:rsid w:val="00151C66"/>
    <w:rsid w:val="00152436"/>
    <w:rsid w:val="00152A35"/>
    <w:rsid w:val="00156309"/>
    <w:rsid w:val="001568A6"/>
    <w:rsid w:val="00157121"/>
    <w:rsid w:val="00157155"/>
    <w:rsid w:val="00157640"/>
    <w:rsid w:val="00160F53"/>
    <w:rsid w:val="00161327"/>
    <w:rsid w:val="00162FC4"/>
    <w:rsid w:val="00163245"/>
    <w:rsid w:val="00165542"/>
    <w:rsid w:val="00170130"/>
    <w:rsid w:val="001702C4"/>
    <w:rsid w:val="001708E7"/>
    <w:rsid w:val="001717B0"/>
    <w:rsid w:val="001732E6"/>
    <w:rsid w:val="00173EE1"/>
    <w:rsid w:val="00173F55"/>
    <w:rsid w:val="001746DD"/>
    <w:rsid w:val="001751BE"/>
    <w:rsid w:val="00175D8E"/>
    <w:rsid w:val="001777B2"/>
    <w:rsid w:val="001819AA"/>
    <w:rsid w:val="00182302"/>
    <w:rsid w:val="00182771"/>
    <w:rsid w:val="00184EEE"/>
    <w:rsid w:val="0018648B"/>
    <w:rsid w:val="00194397"/>
    <w:rsid w:val="00195185"/>
    <w:rsid w:val="001964D9"/>
    <w:rsid w:val="00196C2B"/>
    <w:rsid w:val="001A06CE"/>
    <w:rsid w:val="001A1825"/>
    <w:rsid w:val="001A3364"/>
    <w:rsid w:val="001A4184"/>
    <w:rsid w:val="001A5753"/>
    <w:rsid w:val="001A6E07"/>
    <w:rsid w:val="001A7643"/>
    <w:rsid w:val="001B16B2"/>
    <w:rsid w:val="001B1F54"/>
    <w:rsid w:val="001B46C9"/>
    <w:rsid w:val="001C0AD8"/>
    <w:rsid w:val="001C25B4"/>
    <w:rsid w:val="001C5A56"/>
    <w:rsid w:val="001C68EF"/>
    <w:rsid w:val="001C6921"/>
    <w:rsid w:val="001D1C27"/>
    <w:rsid w:val="001E055B"/>
    <w:rsid w:val="001E710C"/>
    <w:rsid w:val="001E748A"/>
    <w:rsid w:val="001E76F9"/>
    <w:rsid w:val="001F054A"/>
    <w:rsid w:val="001F062C"/>
    <w:rsid w:val="001F19D6"/>
    <w:rsid w:val="001F58A6"/>
    <w:rsid w:val="001F70DF"/>
    <w:rsid w:val="001F7AB2"/>
    <w:rsid w:val="001F7DC7"/>
    <w:rsid w:val="00200FA9"/>
    <w:rsid w:val="00203019"/>
    <w:rsid w:val="00206311"/>
    <w:rsid w:val="002070C8"/>
    <w:rsid w:val="00212789"/>
    <w:rsid w:val="00212A79"/>
    <w:rsid w:val="00212C05"/>
    <w:rsid w:val="00217502"/>
    <w:rsid w:val="0022204B"/>
    <w:rsid w:val="0022624D"/>
    <w:rsid w:val="00226717"/>
    <w:rsid w:val="002305DE"/>
    <w:rsid w:val="00233069"/>
    <w:rsid w:val="0023393E"/>
    <w:rsid w:val="00233A5B"/>
    <w:rsid w:val="002349EB"/>
    <w:rsid w:val="00236A17"/>
    <w:rsid w:val="00240A84"/>
    <w:rsid w:val="00241587"/>
    <w:rsid w:val="00242D55"/>
    <w:rsid w:val="00243CF0"/>
    <w:rsid w:val="0024600A"/>
    <w:rsid w:val="00246B52"/>
    <w:rsid w:val="00247312"/>
    <w:rsid w:val="00247751"/>
    <w:rsid w:val="00247DF2"/>
    <w:rsid w:val="00252A30"/>
    <w:rsid w:val="002543EB"/>
    <w:rsid w:val="00254FB9"/>
    <w:rsid w:val="00256D96"/>
    <w:rsid w:val="0025713B"/>
    <w:rsid w:val="00264E80"/>
    <w:rsid w:val="00265CD9"/>
    <w:rsid w:val="00267006"/>
    <w:rsid w:val="00267098"/>
    <w:rsid w:val="002700ED"/>
    <w:rsid w:val="00272360"/>
    <w:rsid w:val="002728AC"/>
    <w:rsid w:val="00274D40"/>
    <w:rsid w:val="00274E67"/>
    <w:rsid w:val="00275ACC"/>
    <w:rsid w:val="00276F41"/>
    <w:rsid w:val="00286A19"/>
    <w:rsid w:val="00290205"/>
    <w:rsid w:val="002927E1"/>
    <w:rsid w:val="002A62B6"/>
    <w:rsid w:val="002A6C5B"/>
    <w:rsid w:val="002A78F2"/>
    <w:rsid w:val="002A7F22"/>
    <w:rsid w:val="002B2A6E"/>
    <w:rsid w:val="002B2BAA"/>
    <w:rsid w:val="002B34C5"/>
    <w:rsid w:val="002B531B"/>
    <w:rsid w:val="002B5C97"/>
    <w:rsid w:val="002B6AE2"/>
    <w:rsid w:val="002C1B9C"/>
    <w:rsid w:val="002C3021"/>
    <w:rsid w:val="002C4BB6"/>
    <w:rsid w:val="002C58A9"/>
    <w:rsid w:val="002D1F2D"/>
    <w:rsid w:val="002D35C4"/>
    <w:rsid w:val="002D49A8"/>
    <w:rsid w:val="002E14F7"/>
    <w:rsid w:val="002E31E5"/>
    <w:rsid w:val="002E52E3"/>
    <w:rsid w:val="002E71EC"/>
    <w:rsid w:val="002F7182"/>
    <w:rsid w:val="0030033E"/>
    <w:rsid w:val="0030264B"/>
    <w:rsid w:val="003115D2"/>
    <w:rsid w:val="0031172F"/>
    <w:rsid w:val="00314E8E"/>
    <w:rsid w:val="003166D2"/>
    <w:rsid w:val="00321409"/>
    <w:rsid w:val="00322EE3"/>
    <w:rsid w:val="0032784B"/>
    <w:rsid w:val="003312D7"/>
    <w:rsid w:val="0034027B"/>
    <w:rsid w:val="003432D9"/>
    <w:rsid w:val="00343EB9"/>
    <w:rsid w:val="0034401A"/>
    <w:rsid w:val="00350841"/>
    <w:rsid w:val="00350C0F"/>
    <w:rsid w:val="0035105E"/>
    <w:rsid w:val="00351FF8"/>
    <w:rsid w:val="003534D7"/>
    <w:rsid w:val="0035369A"/>
    <w:rsid w:val="0035487B"/>
    <w:rsid w:val="00356A50"/>
    <w:rsid w:val="00360375"/>
    <w:rsid w:val="00370011"/>
    <w:rsid w:val="0037029A"/>
    <w:rsid w:val="00370C6E"/>
    <w:rsid w:val="00373DB5"/>
    <w:rsid w:val="00377EFE"/>
    <w:rsid w:val="0038376C"/>
    <w:rsid w:val="00383C62"/>
    <w:rsid w:val="00384ACB"/>
    <w:rsid w:val="00385CEF"/>
    <w:rsid w:val="003878B1"/>
    <w:rsid w:val="003905EB"/>
    <w:rsid w:val="00392D46"/>
    <w:rsid w:val="00397201"/>
    <w:rsid w:val="003A0227"/>
    <w:rsid w:val="003A0B3F"/>
    <w:rsid w:val="003A2DD0"/>
    <w:rsid w:val="003A57A3"/>
    <w:rsid w:val="003A60BE"/>
    <w:rsid w:val="003B010A"/>
    <w:rsid w:val="003B1FA9"/>
    <w:rsid w:val="003B27F9"/>
    <w:rsid w:val="003B42C9"/>
    <w:rsid w:val="003B729A"/>
    <w:rsid w:val="003B7439"/>
    <w:rsid w:val="003C0E66"/>
    <w:rsid w:val="003C2897"/>
    <w:rsid w:val="003C5782"/>
    <w:rsid w:val="003D1602"/>
    <w:rsid w:val="003D53DD"/>
    <w:rsid w:val="003E2842"/>
    <w:rsid w:val="003E2BD7"/>
    <w:rsid w:val="003E4B4A"/>
    <w:rsid w:val="003E6C7E"/>
    <w:rsid w:val="003E7D24"/>
    <w:rsid w:val="003F296F"/>
    <w:rsid w:val="003F4180"/>
    <w:rsid w:val="003F4CFE"/>
    <w:rsid w:val="003F4D42"/>
    <w:rsid w:val="003F50FF"/>
    <w:rsid w:val="003F5194"/>
    <w:rsid w:val="004024B6"/>
    <w:rsid w:val="00403BFE"/>
    <w:rsid w:val="004107C9"/>
    <w:rsid w:val="00412401"/>
    <w:rsid w:val="004130F0"/>
    <w:rsid w:val="0041594F"/>
    <w:rsid w:val="00420079"/>
    <w:rsid w:val="00420FD7"/>
    <w:rsid w:val="0042101C"/>
    <w:rsid w:val="0042481A"/>
    <w:rsid w:val="00426AE0"/>
    <w:rsid w:val="004316DD"/>
    <w:rsid w:val="00431CB1"/>
    <w:rsid w:val="00432B50"/>
    <w:rsid w:val="00433E8E"/>
    <w:rsid w:val="00436C8E"/>
    <w:rsid w:val="004400DF"/>
    <w:rsid w:val="00440EF2"/>
    <w:rsid w:val="00447277"/>
    <w:rsid w:val="0045109E"/>
    <w:rsid w:val="00451FFE"/>
    <w:rsid w:val="004524D1"/>
    <w:rsid w:val="004573F0"/>
    <w:rsid w:val="004603AA"/>
    <w:rsid w:val="00466D30"/>
    <w:rsid w:val="00467E1A"/>
    <w:rsid w:val="00467F17"/>
    <w:rsid w:val="00471A9A"/>
    <w:rsid w:val="00473C0E"/>
    <w:rsid w:val="004761AF"/>
    <w:rsid w:val="00480C7E"/>
    <w:rsid w:val="00482399"/>
    <w:rsid w:val="00483F65"/>
    <w:rsid w:val="0048523B"/>
    <w:rsid w:val="00485326"/>
    <w:rsid w:val="00485C42"/>
    <w:rsid w:val="00487F63"/>
    <w:rsid w:val="004925BD"/>
    <w:rsid w:val="00492B63"/>
    <w:rsid w:val="00493117"/>
    <w:rsid w:val="004936F9"/>
    <w:rsid w:val="00494B2D"/>
    <w:rsid w:val="00495D49"/>
    <w:rsid w:val="004A486F"/>
    <w:rsid w:val="004A51D6"/>
    <w:rsid w:val="004A6A78"/>
    <w:rsid w:val="004A7478"/>
    <w:rsid w:val="004B2033"/>
    <w:rsid w:val="004B23B0"/>
    <w:rsid w:val="004B2677"/>
    <w:rsid w:val="004B4B5C"/>
    <w:rsid w:val="004B53E9"/>
    <w:rsid w:val="004B7857"/>
    <w:rsid w:val="004C21C7"/>
    <w:rsid w:val="004C25BA"/>
    <w:rsid w:val="004C4A59"/>
    <w:rsid w:val="004C4DCC"/>
    <w:rsid w:val="004C59D0"/>
    <w:rsid w:val="004C7DAC"/>
    <w:rsid w:val="004C7EA4"/>
    <w:rsid w:val="004D3813"/>
    <w:rsid w:val="004D45B3"/>
    <w:rsid w:val="004D4736"/>
    <w:rsid w:val="004D6FD1"/>
    <w:rsid w:val="004E05A6"/>
    <w:rsid w:val="004E168B"/>
    <w:rsid w:val="004E2128"/>
    <w:rsid w:val="004E2D6A"/>
    <w:rsid w:val="004E30BC"/>
    <w:rsid w:val="004E7E7E"/>
    <w:rsid w:val="004F0BE0"/>
    <w:rsid w:val="004F40CB"/>
    <w:rsid w:val="004F4B06"/>
    <w:rsid w:val="004F515F"/>
    <w:rsid w:val="004F6164"/>
    <w:rsid w:val="004F78ED"/>
    <w:rsid w:val="005010E1"/>
    <w:rsid w:val="00501262"/>
    <w:rsid w:val="00506A5A"/>
    <w:rsid w:val="00506F8A"/>
    <w:rsid w:val="00513368"/>
    <w:rsid w:val="00515462"/>
    <w:rsid w:val="005163F8"/>
    <w:rsid w:val="0051778D"/>
    <w:rsid w:val="00523A1D"/>
    <w:rsid w:val="00527C27"/>
    <w:rsid w:val="005311E0"/>
    <w:rsid w:val="005346EB"/>
    <w:rsid w:val="0053513A"/>
    <w:rsid w:val="00540CD2"/>
    <w:rsid w:val="00541CEE"/>
    <w:rsid w:val="005420A7"/>
    <w:rsid w:val="005430DB"/>
    <w:rsid w:val="005433CC"/>
    <w:rsid w:val="00543D0D"/>
    <w:rsid w:val="00544898"/>
    <w:rsid w:val="00546EEB"/>
    <w:rsid w:val="00550B24"/>
    <w:rsid w:val="00553662"/>
    <w:rsid w:val="00554475"/>
    <w:rsid w:val="005544FA"/>
    <w:rsid w:val="005553B0"/>
    <w:rsid w:val="00556714"/>
    <w:rsid w:val="0055745D"/>
    <w:rsid w:val="00560182"/>
    <w:rsid w:val="00560C85"/>
    <w:rsid w:val="00561C17"/>
    <w:rsid w:val="00563CB0"/>
    <w:rsid w:val="0057014C"/>
    <w:rsid w:val="005755FD"/>
    <w:rsid w:val="00576A4A"/>
    <w:rsid w:val="0058575D"/>
    <w:rsid w:val="00587144"/>
    <w:rsid w:val="00587A27"/>
    <w:rsid w:val="00591FEC"/>
    <w:rsid w:val="00592456"/>
    <w:rsid w:val="005932EC"/>
    <w:rsid w:val="005957BD"/>
    <w:rsid w:val="00596E99"/>
    <w:rsid w:val="00597FD6"/>
    <w:rsid w:val="005A0023"/>
    <w:rsid w:val="005A07E4"/>
    <w:rsid w:val="005A3ACF"/>
    <w:rsid w:val="005A6095"/>
    <w:rsid w:val="005B243A"/>
    <w:rsid w:val="005B3869"/>
    <w:rsid w:val="005B3B58"/>
    <w:rsid w:val="005B72D5"/>
    <w:rsid w:val="005B7748"/>
    <w:rsid w:val="005C1183"/>
    <w:rsid w:val="005C2E5F"/>
    <w:rsid w:val="005C606A"/>
    <w:rsid w:val="005D1283"/>
    <w:rsid w:val="005D1B95"/>
    <w:rsid w:val="005D3518"/>
    <w:rsid w:val="005D3B16"/>
    <w:rsid w:val="005E20B8"/>
    <w:rsid w:val="005E547A"/>
    <w:rsid w:val="005E735B"/>
    <w:rsid w:val="005F4027"/>
    <w:rsid w:val="005F4971"/>
    <w:rsid w:val="005F5370"/>
    <w:rsid w:val="005F665B"/>
    <w:rsid w:val="005F74ED"/>
    <w:rsid w:val="00600AE9"/>
    <w:rsid w:val="006021E2"/>
    <w:rsid w:val="00603E4A"/>
    <w:rsid w:val="00604B06"/>
    <w:rsid w:val="00606B7F"/>
    <w:rsid w:val="00607361"/>
    <w:rsid w:val="00610971"/>
    <w:rsid w:val="0061620B"/>
    <w:rsid w:val="00616218"/>
    <w:rsid w:val="0061792B"/>
    <w:rsid w:val="00620CCF"/>
    <w:rsid w:val="0062148E"/>
    <w:rsid w:val="00623723"/>
    <w:rsid w:val="006239A2"/>
    <w:rsid w:val="00627170"/>
    <w:rsid w:val="0062745F"/>
    <w:rsid w:val="00631069"/>
    <w:rsid w:val="006328B2"/>
    <w:rsid w:val="00640208"/>
    <w:rsid w:val="00640458"/>
    <w:rsid w:val="006404EB"/>
    <w:rsid w:val="006413FE"/>
    <w:rsid w:val="00642D10"/>
    <w:rsid w:val="006440B4"/>
    <w:rsid w:val="00645821"/>
    <w:rsid w:val="006478B8"/>
    <w:rsid w:val="00647B7C"/>
    <w:rsid w:val="0065157C"/>
    <w:rsid w:val="00655539"/>
    <w:rsid w:val="006575EC"/>
    <w:rsid w:val="006610E3"/>
    <w:rsid w:val="00663D1D"/>
    <w:rsid w:val="00671401"/>
    <w:rsid w:val="0067186A"/>
    <w:rsid w:val="00671DCB"/>
    <w:rsid w:val="0067349E"/>
    <w:rsid w:val="00677B6E"/>
    <w:rsid w:val="00680F70"/>
    <w:rsid w:val="00682730"/>
    <w:rsid w:val="006832E3"/>
    <w:rsid w:val="00683932"/>
    <w:rsid w:val="006851BC"/>
    <w:rsid w:val="006852AD"/>
    <w:rsid w:val="006904A6"/>
    <w:rsid w:val="00695ADC"/>
    <w:rsid w:val="006A38D6"/>
    <w:rsid w:val="006A7595"/>
    <w:rsid w:val="006B1DA1"/>
    <w:rsid w:val="006B4DC6"/>
    <w:rsid w:val="006C4C10"/>
    <w:rsid w:val="006C4FFA"/>
    <w:rsid w:val="006C638B"/>
    <w:rsid w:val="006D04BF"/>
    <w:rsid w:val="006D27FB"/>
    <w:rsid w:val="006D3FCA"/>
    <w:rsid w:val="006E225F"/>
    <w:rsid w:val="006E2AC4"/>
    <w:rsid w:val="006E43AB"/>
    <w:rsid w:val="006F47FF"/>
    <w:rsid w:val="006F4E21"/>
    <w:rsid w:val="006F5D7F"/>
    <w:rsid w:val="006F62B1"/>
    <w:rsid w:val="006F6348"/>
    <w:rsid w:val="007008D9"/>
    <w:rsid w:val="00702CDF"/>
    <w:rsid w:val="00704C23"/>
    <w:rsid w:val="00707AB4"/>
    <w:rsid w:val="007148A4"/>
    <w:rsid w:val="00714BFC"/>
    <w:rsid w:val="007225E1"/>
    <w:rsid w:val="007227DD"/>
    <w:rsid w:val="00723EC0"/>
    <w:rsid w:val="007249E6"/>
    <w:rsid w:val="00726F4A"/>
    <w:rsid w:val="00727EC3"/>
    <w:rsid w:val="00734160"/>
    <w:rsid w:val="0074383F"/>
    <w:rsid w:val="007444D4"/>
    <w:rsid w:val="00745E46"/>
    <w:rsid w:val="00750DAC"/>
    <w:rsid w:val="007513E7"/>
    <w:rsid w:val="00751F3F"/>
    <w:rsid w:val="00756477"/>
    <w:rsid w:val="007623D1"/>
    <w:rsid w:val="007627D2"/>
    <w:rsid w:val="007650AD"/>
    <w:rsid w:val="00766667"/>
    <w:rsid w:val="00771FE1"/>
    <w:rsid w:val="00774865"/>
    <w:rsid w:val="00776C06"/>
    <w:rsid w:val="00776C41"/>
    <w:rsid w:val="00777A69"/>
    <w:rsid w:val="0078321D"/>
    <w:rsid w:val="00790A25"/>
    <w:rsid w:val="007972DE"/>
    <w:rsid w:val="007A11C6"/>
    <w:rsid w:val="007A1457"/>
    <w:rsid w:val="007A2908"/>
    <w:rsid w:val="007A2F66"/>
    <w:rsid w:val="007A4B36"/>
    <w:rsid w:val="007A5500"/>
    <w:rsid w:val="007A724D"/>
    <w:rsid w:val="007A72F1"/>
    <w:rsid w:val="007A7D11"/>
    <w:rsid w:val="007B0FA2"/>
    <w:rsid w:val="007B1013"/>
    <w:rsid w:val="007C31DA"/>
    <w:rsid w:val="007C6A71"/>
    <w:rsid w:val="007D1920"/>
    <w:rsid w:val="007D43D7"/>
    <w:rsid w:val="007D7195"/>
    <w:rsid w:val="007E0138"/>
    <w:rsid w:val="007E33B1"/>
    <w:rsid w:val="007E50DF"/>
    <w:rsid w:val="007F2DDD"/>
    <w:rsid w:val="00801414"/>
    <w:rsid w:val="00804558"/>
    <w:rsid w:val="008133EE"/>
    <w:rsid w:val="00814243"/>
    <w:rsid w:val="00816DD0"/>
    <w:rsid w:val="00816EC4"/>
    <w:rsid w:val="0081704F"/>
    <w:rsid w:val="0082491A"/>
    <w:rsid w:val="008254C5"/>
    <w:rsid w:val="008265E2"/>
    <w:rsid w:val="0082684D"/>
    <w:rsid w:val="00827A9C"/>
    <w:rsid w:val="00832791"/>
    <w:rsid w:val="00836515"/>
    <w:rsid w:val="008418D1"/>
    <w:rsid w:val="0084213A"/>
    <w:rsid w:val="00842C4D"/>
    <w:rsid w:val="00844380"/>
    <w:rsid w:val="008460DE"/>
    <w:rsid w:val="0084635F"/>
    <w:rsid w:val="0085513D"/>
    <w:rsid w:val="00855BCF"/>
    <w:rsid w:val="008641F6"/>
    <w:rsid w:val="00865A59"/>
    <w:rsid w:val="008668B0"/>
    <w:rsid w:val="008709D4"/>
    <w:rsid w:val="00872991"/>
    <w:rsid w:val="00874BC7"/>
    <w:rsid w:val="00875290"/>
    <w:rsid w:val="00876CBC"/>
    <w:rsid w:val="0088049C"/>
    <w:rsid w:val="00882C19"/>
    <w:rsid w:val="008835AE"/>
    <w:rsid w:val="00884F46"/>
    <w:rsid w:val="00891166"/>
    <w:rsid w:val="00895243"/>
    <w:rsid w:val="00896D94"/>
    <w:rsid w:val="008A43F5"/>
    <w:rsid w:val="008A5F6E"/>
    <w:rsid w:val="008B449A"/>
    <w:rsid w:val="008B4ED7"/>
    <w:rsid w:val="008C0AA1"/>
    <w:rsid w:val="008C3320"/>
    <w:rsid w:val="008C5228"/>
    <w:rsid w:val="008D51AB"/>
    <w:rsid w:val="008D7AB0"/>
    <w:rsid w:val="008E00DD"/>
    <w:rsid w:val="008E2552"/>
    <w:rsid w:val="008E3DE4"/>
    <w:rsid w:val="008E56DE"/>
    <w:rsid w:val="008E60B9"/>
    <w:rsid w:val="008F3551"/>
    <w:rsid w:val="008F4538"/>
    <w:rsid w:val="00903A9E"/>
    <w:rsid w:val="00904255"/>
    <w:rsid w:val="009060C8"/>
    <w:rsid w:val="009075E3"/>
    <w:rsid w:val="009112C9"/>
    <w:rsid w:val="0091250C"/>
    <w:rsid w:val="009217D4"/>
    <w:rsid w:val="009243C2"/>
    <w:rsid w:val="00925C1C"/>
    <w:rsid w:val="009305E5"/>
    <w:rsid w:val="00934CF1"/>
    <w:rsid w:val="009367F1"/>
    <w:rsid w:val="00937697"/>
    <w:rsid w:val="00937A6E"/>
    <w:rsid w:val="009400BB"/>
    <w:rsid w:val="00940140"/>
    <w:rsid w:val="00942645"/>
    <w:rsid w:val="0094619B"/>
    <w:rsid w:val="00946706"/>
    <w:rsid w:val="00950DC0"/>
    <w:rsid w:val="0095277D"/>
    <w:rsid w:val="00954458"/>
    <w:rsid w:val="00956C31"/>
    <w:rsid w:val="00960575"/>
    <w:rsid w:val="009629DC"/>
    <w:rsid w:val="00962DE9"/>
    <w:rsid w:val="00967308"/>
    <w:rsid w:val="00972A36"/>
    <w:rsid w:val="009730C1"/>
    <w:rsid w:val="00974B42"/>
    <w:rsid w:val="00974D7B"/>
    <w:rsid w:val="00976870"/>
    <w:rsid w:val="009849AA"/>
    <w:rsid w:val="00985B1F"/>
    <w:rsid w:val="00993F91"/>
    <w:rsid w:val="00994131"/>
    <w:rsid w:val="009945BF"/>
    <w:rsid w:val="00995325"/>
    <w:rsid w:val="009A1644"/>
    <w:rsid w:val="009A27CA"/>
    <w:rsid w:val="009A2DDC"/>
    <w:rsid w:val="009A4BD4"/>
    <w:rsid w:val="009A59F1"/>
    <w:rsid w:val="009A6822"/>
    <w:rsid w:val="009A6ADB"/>
    <w:rsid w:val="009B17D0"/>
    <w:rsid w:val="009B4B1B"/>
    <w:rsid w:val="009B76EF"/>
    <w:rsid w:val="009C24AB"/>
    <w:rsid w:val="009C2D19"/>
    <w:rsid w:val="009C67F7"/>
    <w:rsid w:val="009C7A7E"/>
    <w:rsid w:val="009D0CF0"/>
    <w:rsid w:val="009D2664"/>
    <w:rsid w:val="009D2DEF"/>
    <w:rsid w:val="009D57EB"/>
    <w:rsid w:val="009E0FF1"/>
    <w:rsid w:val="009E1426"/>
    <w:rsid w:val="009E1B98"/>
    <w:rsid w:val="009E3020"/>
    <w:rsid w:val="009E36E4"/>
    <w:rsid w:val="009E4191"/>
    <w:rsid w:val="009E4424"/>
    <w:rsid w:val="009E5C19"/>
    <w:rsid w:val="009F0457"/>
    <w:rsid w:val="009F132A"/>
    <w:rsid w:val="009F5061"/>
    <w:rsid w:val="009F6898"/>
    <w:rsid w:val="00A00A60"/>
    <w:rsid w:val="00A02B35"/>
    <w:rsid w:val="00A04575"/>
    <w:rsid w:val="00A0737A"/>
    <w:rsid w:val="00A07F43"/>
    <w:rsid w:val="00A10B02"/>
    <w:rsid w:val="00A11512"/>
    <w:rsid w:val="00A1750B"/>
    <w:rsid w:val="00A22460"/>
    <w:rsid w:val="00A32073"/>
    <w:rsid w:val="00A37C89"/>
    <w:rsid w:val="00A4171D"/>
    <w:rsid w:val="00A43A42"/>
    <w:rsid w:val="00A44808"/>
    <w:rsid w:val="00A454FD"/>
    <w:rsid w:val="00A45C1A"/>
    <w:rsid w:val="00A460AE"/>
    <w:rsid w:val="00A4623A"/>
    <w:rsid w:val="00A51C3A"/>
    <w:rsid w:val="00A555EC"/>
    <w:rsid w:val="00A574D6"/>
    <w:rsid w:val="00A600F9"/>
    <w:rsid w:val="00A62E47"/>
    <w:rsid w:val="00A65003"/>
    <w:rsid w:val="00A6618A"/>
    <w:rsid w:val="00A70445"/>
    <w:rsid w:val="00A712B1"/>
    <w:rsid w:val="00A71560"/>
    <w:rsid w:val="00A723B3"/>
    <w:rsid w:val="00A74667"/>
    <w:rsid w:val="00A85A42"/>
    <w:rsid w:val="00A9189D"/>
    <w:rsid w:val="00A93799"/>
    <w:rsid w:val="00A93805"/>
    <w:rsid w:val="00A93A17"/>
    <w:rsid w:val="00A93F99"/>
    <w:rsid w:val="00A940A1"/>
    <w:rsid w:val="00A951D7"/>
    <w:rsid w:val="00A958ED"/>
    <w:rsid w:val="00A9746A"/>
    <w:rsid w:val="00AA3427"/>
    <w:rsid w:val="00AA506D"/>
    <w:rsid w:val="00AA668E"/>
    <w:rsid w:val="00AA7078"/>
    <w:rsid w:val="00AA70FC"/>
    <w:rsid w:val="00AA7514"/>
    <w:rsid w:val="00AB58EB"/>
    <w:rsid w:val="00AB6446"/>
    <w:rsid w:val="00AC25F1"/>
    <w:rsid w:val="00AC49A3"/>
    <w:rsid w:val="00AC52A1"/>
    <w:rsid w:val="00AC71B7"/>
    <w:rsid w:val="00AD0929"/>
    <w:rsid w:val="00AD6890"/>
    <w:rsid w:val="00AD7AE3"/>
    <w:rsid w:val="00AD7B2E"/>
    <w:rsid w:val="00AD7F7D"/>
    <w:rsid w:val="00AE055C"/>
    <w:rsid w:val="00AE18DD"/>
    <w:rsid w:val="00AE2606"/>
    <w:rsid w:val="00AE4A3A"/>
    <w:rsid w:val="00AE4B5C"/>
    <w:rsid w:val="00AE5FF0"/>
    <w:rsid w:val="00AE7576"/>
    <w:rsid w:val="00AF0EA5"/>
    <w:rsid w:val="00AF440C"/>
    <w:rsid w:val="00AF45D2"/>
    <w:rsid w:val="00AF6BAB"/>
    <w:rsid w:val="00AF77EB"/>
    <w:rsid w:val="00B035F8"/>
    <w:rsid w:val="00B0428B"/>
    <w:rsid w:val="00B10AFE"/>
    <w:rsid w:val="00B161A0"/>
    <w:rsid w:val="00B178FF"/>
    <w:rsid w:val="00B20166"/>
    <w:rsid w:val="00B23A50"/>
    <w:rsid w:val="00B2584D"/>
    <w:rsid w:val="00B268E9"/>
    <w:rsid w:val="00B30A57"/>
    <w:rsid w:val="00B30B6D"/>
    <w:rsid w:val="00B3106D"/>
    <w:rsid w:val="00B31272"/>
    <w:rsid w:val="00B31B2F"/>
    <w:rsid w:val="00B31F39"/>
    <w:rsid w:val="00B359EC"/>
    <w:rsid w:val="00B47C2F"/>
    <w:rsid w:val="00B51909"/>
    <w:rsid w:val="00B55A50"/>
    <w:rsid w:val="00B6110A"/>
    <w:rsid w:val="00B6380B"/>
    <w:rsid w:val="00B678B2"/>
    <w:rsid w:val="00B72C1C"/>
    <w:rsid w:val="00B73809"/>
    <w:rsid w:val="00B73B71"/>
    <w:rsid w:val="00B753C1"/>
    <w:rsid w:val="00B80DBB"/>
    <w:rsid w:val="00B81637"/>
    <w:rsid w:val="00B823EE"/>
    <w:rsid w:val="00B82FB1"/>
    <w:rsid w:val="00B85728"/>
    <w:rsid w:val="00B90426"/>
    <w:rsid w:val="00B92D7B"/>
    <w:rsid w:val="00B96ACF"/>
    <w:rsid w:val="00B96F86"/>
    <w:rsid w:val="00BA0A9E"/>
    <w:rsid w:val="00BA0E66"/>
    <w:rsid w:val="00BA1DE7"/>
    <w:rsid w:val="00BA68F0"/>
    <w:rsid w:val="00BA6F50"/>
    <w:rsid w:val="00BA7F35"/>
    <w:rsid w:val="00BB0669"/>
    <w:rsid w:val="00BB2B86"/>
    <w:rsid w:val="00BC071E"/>
    <w:rsid w:val="00BC2BFE"/>
    <w:rsid w:val="00BD0922"/>
    <w:rsid w:val="00BD1924"/>
    <w:rsid w:val="00BD5EE3"/>
    <w:rsid w:val="00BD6052"/>
    <w:rsid w:val="00BD6D51"/>
    <w:rsid w:val="00BD70AE"/>
    <w:rsid w:val="00BD7E35"/>
    <w:rsid w:val="00BE0FAE"/>
    <w:rsid w:val="00BE5305"/>
    <w:rsid w:val="00BE7F47"/>
    <w:rsid w:val="00BF10DE"/>
    <w:rsid w:val="00C03AEC"/>
    <w:rsid w:val="00C06180"/>
    <w:rsid w:val="00C07CB4"/>
    <w:rsid w:val="00C07D87"/>
    <w:rsid w:val="00C11767"/>
    <w:rsid w:val="00C124AD"/>
    <w:rsid w:val="00C13A82"/>
    <w:rsid w:val="00C22321"/>
    <w:rsid w:val="00C22962"/>
    <w:rsid w:val="00C2704A"/>
    <w:rsid w:val="00C3156E"/>
    <w:rsid w:val="00C32440"/>
    <w:rsid w:val="00C33EFE"/>
    <w:rsid w:val="00C3664D"/>
    <w:rsid w:val="00C52F31"/>
    <w:rsid w:val="00C5516A"/>
    <w:rsid w:val="00C55986"/>
    <w:rsid w:val="00C55BEA"/>
    <w:rsid w:val="00C56218"/>
    <w:rsid w:val="00C56ADF"/>
    <w:rsid w:val="00C56CFF"/>
    <w:rsid w:val="00C6439B"/>
    <w:rsid w:val="00C66AD0"/>
    <w:rsid w:val="00C7213B"/>
    <w:rsid w:val="00C73985"/>
    <w:rsid w:val="00C73CDA"/>
    <w:rsid w:val="00C73F66"/>
    <w:rsid w:val="00C74BE8"/>
    <w:rsid w:val="00C757B0"/>
    <w:rsid w:val="00C775AF"/>
    <w:rsid w:val="00C80D67"/>
    <w:rsid w:val="00C835DD"/>
    <w:rsid w:val="00C8568B"/>
    <w:rsid w:val="00C868EE"/>
    <w:rsid w:val="00C87FFD"/>
    <w:rsid w:val="00C931A1"/>
    <w:rsid w:val="00C93A9D"/>
    <w:rsid w:val="00CA12BD"/>
    <w:rsid w:val="00CA4774"/>
    <w:rsid w:val="00CA5E5D"/>
    <w:rsid w:val="00CB2999"/>
    <w:rsid w:val="00CB31F0"/>
    <w:rsid w:val="00CB550F"/>
    <w:rsid w:val="00CB680B"/>
    <w:rsid w:val="00CC434D"/>
    <w:rsid w:val="00CC706E"/>
    <w:rsid w:val="00CC714F"/>
    <w:rsid w:val="00CD1293"/>
    <w:rsid w:val="00CD2862"/>
    <w:rsid w:val="00CD3924"/>
    <w:rsid w:val="00CD3AC9"/>
    <w:rsid w:val="00CD4E0F"/>
    <w:rsid w:val="00CD63E2"/>
    <w:rsid w:val="00CD7BB2"/>
    <w:rsid w:val="00CE3FA3"/>
    <w:rsid w:val="00CE41AA"/>
    <w:rsid w:val="00CE45F9"/>
    <w:rsid w:val="00CE53F1"/>
    <w:rsid w:val="00CE64B3"/>
    <w:rsid w:val="00CF26F9"/>
    <w:rsid w:val="00CF4289"/>
    <w:rsid w:val="00CF4466"/>
    <w:rsid w:val="00CF6522"/>
    <w:rsid w:val="00D10498"/>
    <w:rsid w:val="00D108A6"/>
    <w:rsid w:val="00D14889"/>
    <w:rsid w:val="00D14DA8"/>
    <w:rsid w:val="00D17749"/>
    <w:rsid w:val="00D20111"/>
    <w:rsid w:val="00D3248E"/>
    <w:rsid w:val="00D377B9"/>
    <w:rsid w:val="00D40309"/>
    <w:rsid w:val="00D41F8D"/>
    <w:rsid w:val="00D42155"/>
    <w:rsid w:val="00D44103"/>
    <w:rsid w:val="00D449C6"/>
    <w:rsid w:val="00D47407"/>
    <w:rsid w:val="00D50C69"/>
    <w:rsid w:val="00D52043"/>
    <w:rsid w:val="00D53D18"/>
    <w:rsid w:val="00D5472C"/>
    <w:rsid w:val="00D567E2"/>
    <w:rsid w:val="00D56C3C"/>
    <w:rsid w:val="00D6071C"/>
    <w:rsid w:val="00D639D1"/>
    <w:rsid w:val="00D706D1"/>
    <w:rsid w:val="00D71319"/>
    <w:rsid w:val="00D74971"/>
    <w:rsid w:val="00D81CE6"/>
    <w:rsid w:val="00D82586"/>
    <w:rsid w:val="00D832B3"/>
    <w:rsid w:val="00D91619"/>
    <w:rsid w:val="00D91B75"/>
    <w:rsid w:val="00D963A8"/>
    <w:rsid w:val="00DA01A9"/>
    <w:rsid w:val="00DA606E"/>
    <w:rsid w:val="00DA67D2"/>
    <w:rsid w:val="00DA7068"/>
    <w:rsid w:val="00DA7169"/>
    <w:rsid w:val="00DC01BA"/>
    <w:rsid w:val="00DC02B3"/>
    <w:rsid w:val="00DC6537"/>
    <w:rsid w:val="00DC7EC7"/>
    <w:rsid w:val="00DD0873"/>
    <w:rsid w:val="00DE2C44"/>
    <w:rsid w:val="00DE7EC4"/>
    <w:rsid w:val="00DF379E"/>
    <w:rsid w:val="00DF4D06"/>
    <w:rsid w:val="00DF59B1"/>
    <w:rsid w:val="00E0072F"/>
    <w:rsid w:val="00E0098E"/>
    <w:rsid w:val="00E00AD7"/>
    <w:rsid w:val="00E02850"/>
    <w:rsid w:val="00E045F2"/>
    <w:rsid w:val="00E07D8D"/>
    <w:rsid w:val="00E10887"/>
    <w:rsid w:val="00E10AF4"/>
    <w:rsid w:val="00E119F1"/>
    <w:rsid w:val="00E16CAE"/>
    <w:rsid w:val="00E22975"/>
    <w:rsid w:val="00E24348"/>
    <w:rsid w:val="00E31523"/>
    <w:rsid w:val="00E3280F"/>
    <w:rsid w:val="00E34E2D"/>
    <w:rsid w:val="00E354BA"/>
    <w:rsid w:val="00E426D1"/>
    <w:rsid w:val="00E4321A"/>
    <w:rsid w:val="00E46B6A"/>
    <w:rsid w:val="00E46B76"/>
    <w:rsid w:val="00E50A45"/>
    <w:rsid w:val="00E53282"/>
    <w:rsid w:val="00E603D7"/>
    <w:rsid w:val="00E61702"/>
    <w:rsid w:val="00E61DF4"/>
    <w:rsid w:val="00E61E17"/>
    <w:rsid w:val="00E65716"/>
    <w:rsid w:val="00E673FA"/>
    <w:rsid w:val="00E72CF8"/>
    <w:rsid w:val="00E75318"/>
    <w:rsid w:val="00E76E3F"/>
    <w:rsid w:val="00E8272D"/>
    <w:rsid w:val="00E84FE6"/>
    <w:rsid w:val="00E85917"/>
    <w:rsid w:val="00EA0C9F"/>
    <w:rsid w:val="00EA2BA3"/>
    <w:rsid w:val="00EA776C"/>
    <w:rsid w:val="00EB3F45"/>
    <w:rsid w:val="00EB75CC"/>
    <w:rsid w:val="00EC0B1B"/>
    <w:rsid w:val="00EC4933"/>
    <w:rsid w:val="00EC60BC"/>
    <w:rsid w:val="00EC71E2"/>
    <w:rsid w:val="00EC7533"/>
    <w:rsid w:val="00ED1482"/>
    <w:rsid w:val="00ED31CA"/>
    <w:rsid w:val="00ED4391"/>
    <w:rsid w:val="00ED6184"/>
    <w:rsid w:val="00EE0B31"/>
    <w:rsid w:val="00EE0C90"/>
    <w:rsid w:val="00EE2560"/>
    <w:rsid w:val="00EE6BE7"/>
    <w:rsid w:val="00EE7B77"/>
    <w:rsid w:val="00EF0985"/>
    <w:rsid w:val="00EF13A5"/>
    <w:rsid w:val="00EF2EB2"/>
    <w:rsid w:val="00EF2FE2"/>
    <w:rsid w:val="00EF319E"/>
    <w:rsid w:val="00EF3656"/>
    <w:rsid w:val="00EF52F0"/>
    <w:rsid w:val="00EF5EA5"/>
    <w:rsid w:val="00EF750A"/>
    <w:rsid w:val="00EF7ABA"/>
    <w:rsid w:val="00F002E1"/>
    <w:rsid w:val="00F021D5"/>
    <w:rsid w:val="00F118D0"/>
    <w:rsid w:val="00F135FA"/>
    <w:rsid w:val="00F14CF2"/>
    <w:rsid w:val="00F17CEB"/>
    <w:rsid w:val="00F20A86"/>
    <w:rsid w:val="00F24C3E"/>
    <w:rsid w:val="00F261C9"/>
    <w:rsid w:val="00F26610"/>
    <w:rsid w:val="00F26823"/>
    <w:rsid w:val="00F33342"/>
    <w:rsid w:val="00F333E6"/>
    <w:rsid w:val="00F3465D"/>
    <w:rsid w:val="00F34BCB"/>
    <w:rsid w:val="00F3588D"/>
    <w:rsid w:val="00F35FE1"/>
    <w:rsid w:val="00F37704"/>
    <w:rsid w:val="00F460D9"/>
    <w:rsid w:val="00F475B4"/>
    <w:rsid w:val="00F51B67"/>
    <w:rsid w:val="00F537CA"/>
    <w:rsid w:val="00F5387C"/>
    <w:rsid w:val="00F540DD"/>
    <w:rsid w:val="00F56BC3"/>
    <w:rsid w:val="00F57648"/>
    <w:rsid w:val="00F61534"/>
    <w:rsid w:val="00F61DE2"/>
    <w:rsid w:val="00F65895"/>
    <w:rsid w:val="00F713FE"/>
    <w:rsid w:val="00F729FF"/>
    <w:rsid w:val="00F72C38"/>
    <w:rsid w:val="00F72C92"/>
    <w:rsid w:val="00F77ED1"/>
    <w:rsid w:val="00F80850"/>
    <w:rsid w:val="00F82293"/>
    <w:rsid w:val="00F824F7"/>
    <w:rsid w:val="00F827E4"/>
    <w:rsid w:val="00F8759B"/>
    <w:rsid w:val="00F90801"/>
    <w:rsid w:val="00F90CBA"/>
    <w:rsid w:val="00F90FD7"/>
    <w:rsid w:val="00F9255A"/>
    <w:rsid w:val="00F926EA"/>
    <w:rsid w:val="00F94BE1"/>
    <w:rsid w:val="00F954BF"/>
    <w:rsid w:val="00F9550B"/>
    <w:rsid w:val="00F961D1"/>
    <w:rsid w:val="00F97070"/>
    <w:rsid w:val="00F97C68"/>
    <w:rsid w:val="00FA0E5E"/>
    <w:rsid w:val="00FA1D88"/>
    <w:rsid w:val="00FA20D0"/>
    <w:rsid w:val="00FA4C45"/>
    <w:rsid w:val="00FA5240"/>
    <w:rsid w:val="00FA555F"/>
    <w:rsid w:val="00FA6747"/>
    <w:rsid w:val="00FB1985"/>
    <w:rsid w:val="00FB1C59"/>
    <w:rsid w:val="00FB1C89"/>
    <w:rsid w:val="00FB24A3"/>
    <w:rsid w:val="00FB4026"/>
    <w:rsid w:val="00FB4FE3"/>
    <w:rsid w:val="00FB5C8A"/>
    <w:rsid w:val="00FB64E7"/>
    <w:rsid w:val="00FB6BD7"/>
    <w:rsid w:val="00FB78FD"/>
    <w:rsid w:val="00FC045E"/>
    <w:rsid w:val="00FC41A9"/>
    <w:rsid w:val="00FC5035"/>
    <w:rsid w:val="00FC57BB"/>
    <w:rsid w:val="00FD04BC"/>
    <w:rsid w:val="00FD29C5"/>
    <w:rsid w:val="00FD2E1F"/>
    <w:rsid w:val="00FD3D49"/>
    <w:rsid w:val="00FE062F"/>
    <w:rsid w:val="00FE110B"/>
    <w:rsid w:val="00FE2C5A"/>
    <w:rsid w:val="00FE3474"/>
    <w:rsid w:val="00FE4452"/>
    <w:rsid w:val="00FE75FA"/>
    <w:rsid w:val="00FF09E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AE3D"/>
  <w15:chartTrackingRefBased/>
  <w15:docId w15:val="{94BE3B65-B793-4529-B370-51E372CF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9A"/>
    <w:pPr>
      <w:ind w:left="720"/>
      <w:contextualSpacing/>
    </w:pPr>
  </w:style>
  <w:style w:type="paragraph" w:styleId="Header">
    <w:name w:val="header"/>
    <w:basedOn w:val="Normal"/>
    <w:link w:val="HeaderChar"/>
    <w:uiPriority w:val="99"/>
    <w:unhideWhenUsed/>
    <w:rsid w:val="002B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97"/>
  </w:style>
  <w:style w:type="paragraph" w:styleId="Footer">
    <w:name w:val="footer"/>
    <w:basedOn w:val="Normal"/>
    <w:link w:val="FooterChar"/>
    <w:uiPriority w:val="99"/>
    <w:unhideWhenUsed/>
    <w:rsid w:val="002B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97"/>
  </w:style>
  <w:style w:type="paragraph" w:styleId="BalloonText">
    <w:name w:val="Balloon Text"/>
    <w:basedOn w:val="Normal"/>
    <w:link w:val="BalloonTextChar"/>
    <w:uiPriority w:val="99"/>
    <w:semiHidden/>
    <w:unhideWhenUsed/>
    <w:rsid w:val="00F475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5B4"/>
    <w:rPr>
      <w:rFonts w:ascii="Segoe UI" w:hAnsi="Segoe UI" w:cs="Segoe UI"/>
      <w:sz w:val="18"/>
      <w:szCs w:val="18"/>
    </w:rPr>
  </w:style>
  <w:style w:type="paragraph" w:styleId="FootnoteText">
    <w:name w:val="footnote text"/>
    <w:basedOn w:val="Normal"/>
    <w:link w:val="FootnoteTextChar"/>
    <w:uiPriority w:val="99"/>
    <w:semiHidden/>
    <w:unhideWhenUsed/>
    <w:rsid w:val="004316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16DD"/>
    <w:rPr>
      <w:sz w:val="20"/>
      <w:szCs w:val="20"/>
    </w:rPr>
  </w:style>
  <w:style w:type="character" w:styleId="FootnoteReference">
    <w:name w:val="footnote reference"/>
    <w:basedOn w:val="DefaultParagraphFont"/>
    <w:uiPriority w:val="99"/>
    <w:semiHidden/>
    <w:unhideWhenUsed/>
    <w:rsid w:val="004316DD"/>
    <w:rPr>
      <w:vertAlign w:val="superscript"/>
    </w:rPr>
  </w:style>
  <w:style w:type="paragraph" w:styleId="Revision">
    <w:name w:val="Revision"/>
    <w:hidden/>
    <w:uiPriority w:val="99"/>
    <w:semiHidden/>
    <w:rsid w:val="009E41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3DF58-EC11-4F10-8739-E9393AC52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Muzofa Phildah</cp:lastModifiedBy>
  <cp:revision>4</cp:revision>
  <cp:lastPrinted>2025-01-30T13:24:00Z</cp:lastPrinted>
  <dcterms:created xsi:type="dcterms:W3CDTF">2025-06-04T10:04:00Z</dcterms:created>
  <dcterms:modified xsi:type="dcterms:W3CDTF">2025-06-04T10:40:00Z</dcterms:modified>
</cp:coreProperties>
</file>